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2E2D0503" w14:textId="77777777" w:rsidR="00121C36" w:rsidRPr="00D61714" w:rsidRDefault="00AB2A17" w:rsidP="00D61714">
      <w:pPr>
        <w:spacing w:after="0" w:line="240" w:lineRule="auto"/>
        <w:jc w:val="center"/>
      </w:pPr>
      <w:r w:rsidRPr="00D61714">
        <w:rPr>
          <w:sz w:val="36"/>
          <w:szCs w:val="36"/>
        </w:rPr>
        <w:t xml:space="preserve">AKADEMIA GÓRNICZO-HUTNICZA </w:t>
      </w:r>
    </w:p>
    <w:p w14:paraId="102602BC" w14:textId="77777777" w:rsidR="00121C36" w:rsidRPr="00D61714" w:rsidRDefault="00AB2A17" w:rsidP="00D61714">
      <w:pPr>
        <w:spacing w:after="0" w:line="240" w:lineRule="auto"/>
        <w:jc w:val="center"/>
      </w:pPr>
      <w:r w:rsidRPr="00D61714">
        <w:rPr>
          <w:sz w:val="36"/>
          <w:szCs w:val="36"/>
        </w:rPr>
        <w:t>IM. STANISŁAWA STASZICA W KRAKOWIE</w:t>
      </w:r>
    </w:p>
    <w:p w14:paraId="1D439415" w14:textId="77777777" w:rsidR="00121C36" w:rsidRPr="00D61714" w:rsidRDefault="00AB2A17" w:rsidP="00D61714">
      <w:pPr>
        <w:spacing w:after="0" w:line="240" w:lineRule="auto"/>
        <w:jc w:val="center"/>
      </w:pPr>
      <w:r w:rsidRPr="00D61714">
        <w:rPr>
          <w:noProof/>
        </w:rPr>
        <w:drawing>
          <wp:inline distT="0" distB="0" distL="0" distR="0" wp14:anchorId="53E35B71" wp14:editId="5437D9C3">
            <wp:extent cx="5753100" cy="114300"/>
            <wp:effectExtent l="0" t="0" r="0" b="0"/>
            <wp:docPr id="1" name="image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2.png"/>
                    <pic:cNvPicPr>
                      <a:picLocks noChangeAspect="1" noChangeArrowheads="1"/>
                    </pic:cNvPicPr>
                  </pic:nvPicPr>
                  <pic:blipFill>
                    <a:blip r:embed="rId8"/>
                    <a:stretch>
                      <a:fillRect/>
                    </a:stretch>
                  </pic:blipFill>
                  <pic:spPr bwMode="auto">
                    <a:xfrm>
                      <a:off x="0" y="0"/>
                      <a:ext cx="5753100" cy="114300"/>
                    </a:xfrm>
                    <a:prstGeom prst="rect">
                      <a:avLst/>
                    </a:prstGeom>
                  </pic:spPr>
                </pic:pic>
              </a:graphicData>
            </a:graphic>
          </wp:inline>
        </w:drawing>
      </w:r>
    </w:p>
    <w:p w14:paraId="44949C6E" w14:textId="77777777" w:rsidR="00121C36" w:rsidRPr="00D61714" w:rsidRDefault="00AB2A17" w:rsidP="00D61714">
      <w:pPr>
        <w:spacing w:after="0" w:line="240" w:lineRule="auto"/>
        <w:jc w:val="center"/>
      </w:pPr>
      <w:r w:rsidRPr="00D61714">
        <w:rPr>
          <w:sz w:val="28"/>
          <w:szCs w:val="28"/>
        </w:rPr>
        <w:t>Wydział Inżynierii Metali i Informatyki Przemysłowej</w:t>
      </w:r>
    </w:p>
    <w:p w14:paraId="144207A6" w14:textId="77777777" w:rsidR="00121C36" w:rsidRPr="00D61714" w:rsidRDefault="00121C36" w:rsidP="00D61714">
      <w:pPr>
        <w:spacing w:after="0" w:line="240" w:lineRule="auto"/>
      </w:pPr>
    </w:p>
    <w:p w14:paraId="442C1D0F" w14:textId="77777777" w:rsidR="00121C36" w:rsidRPr="00D61714" w:rsidRDefault="00AB2A17" w:rsidP="00D61714">
      <w:pPr>
        <w:spacing w:after="0" w:line="240" w:lineRule="auto"/>
        <w:jc w:val="center"/>
      </w:pPr>
      <w:r w:rsidRPr="00D61714">
        <w:rPr>
          <w:noProof/>
        </w:rPr>
        <w:drawing>
          <wp:inline distT="0" distB="0" distL="0" distR="0" wp14:anchorId="7DA9F443" wp14:editId="7C0CBA27">
            <wp:extent cx="1933575" cy="2209800"/>
            <wp:effectExtent l="0" t="0" r="0" b="0"/>
            <wp:docPr id="2"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3.png"/>
                    <pic:cNvPicPr>
                      <a:picLocks noChangeAspect="1" noChangeArrowheads="1"/>
                    </pic:cNvPicPr>
                  </pic:nvPicPr>
                  <pic:blipFill>
                    <a:blip r:embed="rId9"/>
                    <a:stretch>
                      <a:fillRect/>
                    </a:stretch>
                  </pic:blipFill>
                  <pic:spPr bwMode="auto">
                    <a:xfrm>
                      <a:off x="0" y="0"/>
                      <a:ext cx="1933575" cy="2209800"/>
                    </a:xfrm>
                    <a:prstGeom prst="rect">
                      <a:avLst/>
                    </a:prstGeom>
                  </pic:spPr>
                </pic:pic>
              </a:graphicData>
            </a:graphic>
          </wp:inline>
        </w:drawing>
      </w:r>
    </w:p>
    <w:p w14:paraId="6B63934D" w14:textId="77777777" w:rsidR="00121C36" w:rsidRPr="00D61714" w:rsidRDefault="00121C36" w:rsidP="00D61714">
      <w:pPr>
        <w:spacing w:after="0" w:line="240" w:lineRule="auto"/>
        <w:jc w:val="center"/>
      </w:pPr>
    </w:p>
    <w:p w14:paraId="6616DC6B" w14:textId="77777777" w:rsidR="00121C36" w:rsidRPr="00D61714" w:rsidRDefault="00AB2A17" w:rsidP="00D61714">
      <w:pPr>
        <w:spacing w:after="0" w:line="240" w:lineRule="auto"/>
        <w:jc w:val="center"/>
      </w:pPr>
      <w:r w:rsidRPr="00D61714">
        <w:rPr>
          <w:sz w:val="48"/>
          <w:szCs w:val="48"/>
        </w:rPr>
        <w:t>PROJEKT INŻYNIERSKI</w:t>
      </w:r>
    </w:p>
    <w:p w14:paraId="1612E0FF" w14:textId="77777777" w:rsidR="00121C36" w:rsidRPr="00D61714" w:rsidRDefault="00121C36" w:rsidP="00D61714">
      <w:pPr>
        <w:spacing w:after="0" w:line="240" w:lineRule="auto"/>
        <w:jc w:val="center"/>
      </w:pPr>
    </w:p>
    <w:p w14:paraId="6D4E4E3B" w14:textId="77777777" w:rsidR="00121C36" w:rsidRPr="00D61714" w:rsidRDefault="00013342" w:rsidP="00D61714">
      <w:pPr>
        <w:spacing w:after="0" w:line="240" w:lineRule="auto"/>
        <w:jc w:val="center"/>
      </w:pPr>
      <w:r w:rsidRPr="00D61714">
        <w:rPr>
          <w:sz w:val="32"/>
          <w:szCs w:val="32"/>
        </w:rPr>
        <w:t>pt</w:t>
      </w:r>
      <w:r w:rsidR="00AB2A17" w:rsidRPr="00D61714">
        <w:rPr>
          <w:sz w:val="32"/>
          <w:szCs w:val="32"/>
        </w:rPr>
        <w:t>.</w:t>
      </w:r>
    </w:p>
    <w:p w14:paraId="701C2517" w14:textId="77777777" w:rsidR="00642FFC" w:rsidRPr="00D61714" w:rsidRDefault="00AB2A17" w:rsidP="00D61714">
      <w:pPr>
        <w:spacing w:after="0" w:line="240" w:lineRule="auto"/>
        <w:jc w:val="center"/>
        <w:rPr>
          <w:sz w:val="48"/>
          <w:szCs w:val="48"/>
        </w:rPr>
      </w:pPr>
      <w:r w:rsidRPr="00D61714">
        <w:rPr>
          <w:sz w:val="56"/>
          <w:szCs w:val="56"/>
        </w:rPr>
        <w:t>„</w:t>
      </w:r>
      <w:r w:rsidRPr="00D61714">
        <w:rPr>
          <w:sz w:val="48"/>
          <w:szCs w:val="48"/>
        </w:rPr>
        <w:t xml:space="preserve">Algorytm stabilizacji lotu quadcoptera </w:t>
      </w:r>
    </w:p>
    <w:p w14:paraId="02C7E6B5" w14:textId="77777777" w:rsidR="00121C36" w:rsidRPr="00D61714" w:rsidRDefault="00AB2A17" w:rsidP="00D61714">
      <w:pPr>
        <w:spacing w:after="0" w:line="240" w:lineRule="auto"/>
        <w:jc w:val="center"/>
      </w:pPr>
      <w:r w:rsidRPr="00D61714">
        <w:rPr>
          <w:sz w:val="48"/>
          <w:szCs w:val="48"/>
        </w:rPr>
        <w:t>z zastosowaniem regulatora PID</w:t>
      </w:r>
      <w:r w:rsidRPr="00D61714">
        <w:rPr>
          <w:sz w:val="56"/>
          <w:szCs w:val="56"/>
        </w:rPr>
        <w:t>”</w:t>
      </w:r>
    </w:p>
    <w:p w14:paraId="49EA7144" w14:textId="77777777" w:rsidR="00121C36" w:rsidRPr="00D61714" w:rsidRDefault="00121C36" w:rsidP="00D61714">
      <w:pPr>
        <w:spacing w:after="0" w:line="240" w:lineRule="auto"/>
      </w:pPr>
    </w:p>
    <w:p w14:paraId="42080A6F" w14:textId="77777777" w:rsidR="00121C36" w:rsidRPr="00D61714" w:rsidRDefault="00121C36" w:rsidP="00D61714">
      <w:pPr>
        <w:spacing w:after="0" w:line="240" w:lineRule="auto"/>
      </w:pPr>
    </w:p>
    <w:p w14:paraId="49850ECD" w14:textId="77777777" w:rsidR="00121C36" w:rsidRPr="00D61714" w:rsidRDefault="00121C36" w:rsidP="00D61714">
      <w:pPr>
        <w:spacing w:after="0" w:line="240" w:lineRule="auto"/>
        <w:jc w:val="center"/>
      </w:pPr>
    </w:p>
    <w:p w14:paraId="1095BD72" w14:textId="77777777" w:rsidR="00121C36" w:rsidRPr="00D61714" w:rsidRDefault="00AB2A17" w:rsidP="00D61714">
      <w:pPr>
        <w:spacing w:after="0" w:line="240" w:lineRule="auto"/>
      </w:pPr>
      <w:r w:rsidRPr="00D61714">
        <w:t>Imię i nazwisko dyplomanta:</w:t>
      </w:r>
      <w:r w:rsidRPr="00D61714">
        <w:rPr>
          <w:b/>
        </w:rPr>
        <w:tab/>
      </w:r>
      <w:r w:rsidRPr="00D61714">
        <w:rPr>
          <w:b/>
        </w:rPr>
        <w:tab/>
        <w:t>Dawid Szymczyk</w:t>
      </w:r>
    </w:p>
    <w:p w14:paraId="5B917243" w14:textId="77777777" w:rsidR="00121C36" w:rsidRPr="00D61714" w:rsidRDefault="00AB2A17" w:rsidP="00D61714">
      <w:pPr>
        <w:spacing w:after="0" w:line="240" w:lineRule="auto"/>
      </w:pPr>
      <w:r w:rsidRPr="00D61714">
        <w:t>Kierunek studiów:</w:t>
      </w:r>
      <w:r w:rsidRPr="00D61714">
        <w:rPr>
          <w:b/>
        </w:rPr>
        <w:t xml:space="preserve"> </w:t>
      </w:r>
      <w:r w:rsidRPr="00D61714">
        <w:rPr>
          <w:b/>
        </w:rPr>
        <w:tab/>
      </w:r>
      <w:r w:rsidRPr="00D61714">
        <w:rPr>
          <w:b/>
        </w:rPr>
        <w:tab/>
      </w:r>
      <w:r w:rsidRPr="00D61714">
        <w:rPr>
          <w:b/>
        </w:rPr>
        <w:tab/>
        <w:t>Informatyka Stosowana</w:t>
      </w:r>
    </w:p>
    <w:p w14:paraId="75D968DA" w14:textId="77777777" w:rsidR="00121C36" w:rsidRPr="00D61714" w:rsidRDefault="00AB2A17" w:rsidP="00D61714">
      <w:pPr>
        <w:spacing w:after="0" w:line="240" w:lineRule="auto"/>
      </w:pPr>
      <w:r w:rsidRPr="00D61714">
        <w:t>Nr albumu:</w:t>
      </w:r>
      <w:r w:rsidRPr="00D61714">
        <w:tab/>
      </w:r>
      <w:r w:rsidRPr="00D61714">
        <w:tab/>
      </w:r>
      <w:r w:rsidRPr="00D61714">
        <w:tab/>
      </w:r>
      <w:r w:rsidRPr="00D61714">
        <w:tab/>
      </w:r>
      <w:r w:rsidRPr="00D61714">
        <w:rPr>
          <w:b/>
        </w:rPr>
        <w:t>254 557</w:t>
      </w:r>
    </w:p>
    <w:p w14:paraId="30985E58" w14:textId="77777777" w:rsidR="00121C36" w:rsidRPr="009E274B" w:rsidRDefault="00AB2A17" w:rsidP="00D61714">
      <w:pPr>
        <w:spacing w:after="0" w:line="240" w:lineRule="auto"/>
        <w:rPr>
          <w:lang w:val="en-US"/>
        </w:rPr>
      </w:pPr>
      <w:r w:rsidRPr="009E274B">
        <w:rPr>
          <w:lang w:val="en-US"/>
        </w:rPr>
        <w:t xml:space="preserve">Promotor: </w:t>
      </w:r>
      <w:r w:rsidRPr="009E274B">
        <w:rPr>
          <w:lang w:val="en-US"/>
        </w:rPr>
        <w:tab/>
      </w:r>
      <w:r w:rsidRPr="009E274B">
        <w:rPr>
          <w:lang w:val="en-US"/>
        </w:rPr>
        <w:tab/>
      </w:r>
      <w:r w:rsidRPr="009E274B">
        <w:rPr>
          <w:lang w:val="en-US"/>
        </w:rPr>
        <w:tab/>
      </w:r>
      <w:r w:rsidRPr="009E274B">
        <w:rPr>
          <w:lang w:val="en-US"/>
        </w:rPr>
        <w:tab/>
        <w:t>dr inż. Łukasz Rauch</w:t>
      </w:r>
    </w:p>
    <w:p w14:paraId="60682637" w14:textId="77777777" w:rsidR="00121C36" w:rsidRPr="00D61714" w:rsidRDefault="00AB2A17" w:rsidP="00D61714">
      <w:pPr>
        <w:spacing w:after="0" w:line="240" w:lineRule="auto"/>
      </w:pPr>
      <w:r w:rsidRPr="009E274B">
        <w:rPr>
          <w:lang w:val="en-US"/>
        </w:rPr>
        <w:t xml:space="preserve">Recenzent: </w:t>
      </w:r>
      <w:r w:rsidRPr="009E274B">
        <w:rPr>
          <w:lang w:val="en-US"/>
        </w:rPr>
        <w:tab/>
      </w:r>
      <w:r w:rsidRPr="009E274B">
        <w:rPr>
          <w:lang w:val="en-US"/>
        </w:rPr>
        <w:tab/>
      </w:r>
      <w:r w:rsidRPr="009E274B">
        <w:rPr>
          <w:lang w:val="en-US"/>
        </w:rPr>
        <w:tab/>
      </w:r>
      <w:r w:rsidRPr="009E274B">
        <w:rPr>
          <w:lang w:val="en-US"/>
        </w:rPr>
        <w:tab/>
        <w:t xml:space="preserve">dr inż. </w:t>
      </w:r>
      <w:r w:rsidRPr="00D61714">
        <w:t>Zbigniew Mitura</w:t>
      </w:r>
    </w:p>
    <w:p w14:paraId="168EFA6D" w14:textId="77777777" w:rsidR="00121C36" w:rsidRPr="00D61714" w:rsidRDefault="00AB2A17" w:rsidP="00D61714">
      <w:pPr>
        <w:spacing w:after="0" w:line="240" w:lineRule="auto"/>
        <w:ind w:firstLine="708"/>
      </w:pPr>
      <w:r w:rsidRPr="00D61714">
        <w:t xml:space="preserve"> </w:t>
      </w:r>
      <w:r w:rsidRPr="00D61714">
        <w:tab/>
      </w:r>
      <w:r w:rsidRPr="00D61714">
        <w:tab/>
      </w:r>
      <w:r w:rsidRPr="00D61714">
        <w:tab/>
      </w:r>
      <w:r w:rsidRPr="00D61714">
        <w:tab/>
      </w:r>
      <w:r w:rsidRPr="00D61714">
        <w:tab/>
      </w:r>
      <w:r w:rsidRPr="00D61714">
        <w:tab/>
      </w:r>
    </w:p>
    <w:p w14:paraId="0629F766" w14:textId="77777777" w:rsidR="00121C36" w:rsidRPr="00D61714" w:rsidRDefault="00AB2A17" w:rsidP="00D61714">
      <w:pPr>
        <w:spacing w:after="0" w:line="240" w:lineRule="auto"/>
      </w:pPr>
      <w:r w:rsidRPr="00D61714">
        <w:t>Podpis dyplomanta:</w:t>
      </w:r>
      <w:r w:rsidRPr="00D61714">
        <w:tab/>
      </w:r>
      <w:r w:rsidRPr="00D61714">
        <w:tab/>
      </w:r>
      <w:r w:rsidRPr="00D61714">
        <w:tab/>
      </w:r>
      <w:r w:rsidRPr="00D61714">
        <w:tab/>
      </w:r>
      <w:r w:rsidRPr="00D61714">
        <w:tab/>
      </w:r>
      <w:r w:rsidRPr="00D61714">
        <w:tab/>
        <w:t>Podpis promotora:</w:t>
      </w:r>
    </w:p>
    <w:p w14:paraId="1304C8B1" w14:textId="77777777" w:rsidR="00121C36" w:rsidRPr="00D61714" w:rsidRDefault="00AB2A17" w:rsidP="00D61714">
      <w:pPr>
        <w:spacing w:after="0" w:line="240" w:lineRule="auto"/>
        <w:jc w:val="center"/>
      </w:pPr>
      <w:r w:rsidRPr="00D61714">
        <w:rPr>
          <w:b/>
          <w:i/>
        </w:rPr>
        <w:t xml:space="preserve">                                                                          </w:t>
      </w:r>
    </w:p>
    <w:p w14:paraId="3993F077" w14:textId="77777777" w:rsidR="00121C36" w:rsidRPr="00D61714" w:rsidRDefault="00121C36" w:rsidP="00D61714">
      <w:pPr>
        <w:spacing w:after="0" w:line="240" w:lineRule="auto"/>
        <w:jc w:val="center"/>
      </w:pPr>
    </w:p>
    <w:p w14:paraId="7B7CC79D" w14:textId="77777777" w:rsidR="00642FFC" w:rsidRPr="00D61714" w:rsidRDefault="00642FFC" w:rsidP="00D61714">
      <w:pPr>
        <w:spacing w:after="0" w:line="240" w:lineRule="auto"/>
        <w:jc w:val="center"/>
      </w:pPr>
    </w:p>
    <w:p w14:paraId="7D02CFB0" w14:textId="77777777" w:rsidR="00642FFC" w:rsidRPr="00D61714" w:rsidRDefault="00642FFC" w:rsidP="00D61714">
      <w:pPr>
        <w:spacing w:after="0" w:line="240" w:lineRule="auto"/>
        <w:jc w:val="center"/>
      </w:pPr>
    </w:p>
    <w:p w14:paraId="6FE6844D" w14:textId="77777777" w:rsidR="00642FFC" w:rsidRPr="00D61714" w:rsidRDefault="00642FFC" w:rsidP="00D61714">
      <w:pPr>
        <w:spacing w:after="0" w:line="240" w:lineRule="auto"/>
        <w:jc w:val="center"/>
      </w:pPr>
    </w:p>
    <w:p w14:paraId="796E776E" w14:textId="77777777" w:rsidR="00642FFC" w:rsidRPr="00D61714" w:rsidRDefault="00642FFC" w:rsidP="00D61714">
      <w:pPr>
        <w:spacing w:after="0" w:line="240" w:lineRule="auto"/>
        <w:jc w:val="center"/>
      </w:pPr>
    </w:p>
    <w:p w14:paraId="1DE8A1BC" w14:textId="77777777" w:rsidR="00642FFC" w:rsidRPr="00D61714" w:rsidRDefault="00642FFC" w:rsidP="00D61714">
      <w:pPr>
        <w:spacing w:after="0" w:line="240" w:lineRule="auto"/>
        <w:jc w:val="center"/>
      </w:pPr>
    </w:p>
    <w:p w14:paraId="00917CFF" w14:textId="77777777" w:rsidR="00121C36" w:rsidRPr="00D61714" w:rsidRDefault="00AB2A17" w:rsidP="00D61714">
      <w:pPr>
        <w:spacing w:after="0" w:line="240" w:lineRule="auto"/>
        <w:jc w:val="center"/>
      </w:pPr>
      <w:r w:rsidRPr="00D61714">
        <w:rPr>
          <w:noProof/>
        </w:rPr>
        <mc:AlternateContent>
          <mc:Choice Requires="wps">
            <w:drawing>
              <wp:anchor distT="0" distB="0" distL="114300" distR="114300" simplePos="0" relativeHeight="251597312" behindDoc="0" locked="0" layoutInCell="1" allowOverlap="1" wp14:anchorId="0F4E6847" wp14:editId="4E0313E1">
                <wp:simplePos x="0" y="0"/>
                <wp:positionH relativeFrom="margin">
                  <wp:posOffset>2260600</wp:posOffset>
                </wp:positionH>
                <wp:positionV relativeFrom="paragraph">
                  <wp:posOffset>431800</wp:posOffset>
                </wp:positionV>
                <wp:extent cx="826135" cy="254635"/>
                <wp:effectExtent l="0" t="0" r="0" b="0"/>
                <wp:wrapNone/>
                <wp:docPr id="3" name="Dowolny kształt 3"/>
                <wp:cNvGraphicFramePr/>
                <a:graphic xmlns:a="http://schemas.openxmlformats.org/drawingml/2006/main">
                  <a:graphicData uri="http://schemas.microsoft.com/office/word/2010/wordprocessingShape">
                    <wps:wsp>
                      <wps:cNvSpPr/>
                      <wps:spPr>
                        <a:xfrm>
                          <a:off x="0" y="0"/>
                          <a:ext cx="825480" cy="254160"/>
                        </a:xfrm>
                        <a:custGeom>
                          <a:avLst/>
                          <a:gdLst/>
                          <a:ahLst/>
                          <a:cxnLst/>
                          <a:rect l="l" t="t" r="r" b="b"/>
                          <a:pathLst>
                            <a:path w="800100" h="228600">
                              <a:moveTo>
                                <a:pt x="0" y="0"/>
                              </a:moveTo>
                              <a:lnTo>
                                <a:pt x="0" y="228600"/>
                              </a:lnTo>
                              <a:lnTo>
                                <a:pt x="800100" y="228600"/>
                              </a:lnTo>
                              <a:lnTo>
                                <a:pt x="800100" y="0"/>
                              </a:lnTo>
                              <a:close/>
                            </a:path>
                          </a:pathLst>
                        </a:custGeom>
                        <a:solidFill>
                          <a:srgbClr val="FFFFFF"/>
                        </a:solidFill>
                        <a:ln w="12600">
                          <a:solidFill>
                            <a:srgbClr val="FFFFFF"/>
                          </a:solidFill>
                          <a:miter/>
                        </a:ln>
                      </wps:spPr>
                      <wps:style>
                        <a:lnRef idx="0">
                          <a:scrgbClr r="0" g="0" b="0"/>
                        </a:lnRef>
                        <a:fillRef idx="0">
                          <a:scrgbClr r="0" g="0" b="0"/>
                        </a:fillRef>
                        <a:effectRef idx="0">
                          <a:scrgbClr r="0" g="0" b="0"/>
                        </a:effectRef>
                        <a:fontRef idx="minor"/>
                      </wps:style>
                      <wps:txbx>
                        <w:txbxContent>
                          <w:p w14:paraId="26D33181" w14:textId="77777777" w:rsidR="007D5562" w:rsidRDefault="007D5562">
                            <w:pPr>
                              <w:pStyle w:val="FrameContents"/>
                            </w:pPr>
                          </w:p>
                        </w:txbxContent>
                      </wps:txbx>
                      <wps:bodyPr lIns="88920" tIns="38160" rIns="88920" bIns="38160">
                        <a:noAutofit/>
                      </wps:bodyPr>
                    </wps:wsp>
                  </a:graphicData>
                </a:graphic>
              </wp:anchor>
            </w:drawing>
          </mc:Choice>
          <mc:Fallback>
            <w:pict>
              <v:shape w14:anchorId="0F4E6847" id="Dowolny kształt 3" o:spid="_x0000_s1026" style="position:absolute;left:0;text-align:left;margin-left:178pt;margin-top:34pt;width:65.05pt;height:20.05pt;z-index:251597312;visibility:visible;mso-wrap-style:square;mso-wrap-distance-left:9pt;mso-wrap-distance-top:0;mso-wrap-distance-right:9pt;mso-wrap-distance-bottom:0;mso-position-horizontal:absolute;mso-position-horizontal-relative:margin;mso-position-vertical:absolute;mso-position-vertical-relative:text;v-text-anchor:top" coordsize="800100,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" adj="-11796480,,5400" path="m,l,228600r800100,l800100,,,xe" strokecolor="white" strokeweight=".35mm">
                <v:stroke joinstyle="miter"/>
                <v:formulas/>
                <v:path arrowok="t" o:connecttype="custom" textboxrect="0,0,800100,228600"/>
                <v:textbox inset="2.47mm,1.06mm,2.47mm,1.06mm">
                  <w:txbxContent>
                    <w:p w14:paraId="26D33181" w14:textId="77777777" w:rsidR="007D5562" w:rsidRDefault="007D5562">
                      <w:pPr>
                        <w:pStyle w:val="FrameContents"/>
                      </w:pPr>
                    </w:p>
                  </w:txbxContent>
                </v:textbox>
                <w10:wrap anchorx="margin"/>
              </v:shape>
            </w:pict>
          </mc:Fallback>
        </mc:AlternateContent>
      </w:r>
      <w:r w:rsidRPr="00D61714">
        <w:t>Kraków 2015</w:t>
      </w:r>
    </w:p>
    <w:p w14:paraId="6874F1FD" w14:textId="77777777" w:rsidR="00121C36" w:rsidRPr="00D61714" w:rsidRDefault="00121C36" w:rsidP="00D61714">
      <w:pPr>
        <w:spacing w:after="0" w:line="240" w:lineRule="auto"/>
      </w:pPr>
    </w:p>
    <w:p w14:paraId="69746F52" w14:textId="77777777" w:rsidR="00121C36" w:rsidRPr="00D61714" w:rsidRDefault="00121C36" w:rsidP="00D61714">
      <w:pPr>
        <w:spacing w:after="0" w:line="240" w:lineRule="auto"/>
      </w:pPr>
    </w:p>
    <w:p w14:paraId="32DF7E1F" w14:textId="77777777" w:rsidR="00121C36" w:rsidRPr="00D61714" w:rsidRDefault="00121C36" w:rsidP="00D61714">
      <w:pPr>
        <w:spacing w:after="0" w:line="240" w:lineRule="auto"/>
      </w:pPr>
    </w:p>
    <w:p w14:paraId="42F6433A" w14:textId="77777777" w:rsidR="00121C36" w:rsidRPr="00D61714" w:rsidRDefault="00121C36" w:rsidP="00D61714">
      <w:pPr>
        <w:spacing w:after="0" w:line="240" w:lineRule="auto"/>
      </w:pPr>
    </w:p>
    <w:p w14:paraId="7C7DEB59" w14:textId="77777777" w:rsidR="00121C36" w:rsidRPr="00D61714" w:rsidRDefault="00121C36" w:rsidP="00D61714">
      <w:pPr>
        <w:spacing w:after="0" w:line="240" w:lineRule="auto"/>
      </w:pPr>
    </w:p>
    <w:p w14:paraId="05BAA906" w14:textId="77777777" w:rsidR="00121C36" w:rsidRPr="00D61714" w:rsidRDefault="00AB2A17" w:rsidP="00D61714">
      <w:pPr>
        <w:spacing w:before="280" w:after="0" w:line="240" w:lineRule="auto"/>
        <w:ind w:left="720"/>
      </w:pPr>
      <w:r w:rsidRPr="00D61714">
        <w:rPr>
          <w:b/>
          <w:i/>
        </w:rPr>
        <w:lastRenderedPageBreak/>
        <w:t>Oświadczam, świadomy(-a) odpowiedzialności karnej za poświadczenie nieprawdy,</w:t>
      </w:r>
      <w:r w:rsidR="00642FFC" w:rsidRPr="00D61714">
        <w:rPr>
          <w:b/>
          <w:i/>
        </w:rPr>
        <w:t xml:space="preserve">                     </w:t>
      </w:r>
      <w:r w:rsidRPr="00D61714">
        <w:rPr>
          <w:b/>
          <w:i/>
        </w:rPr>
        <w:t xml:space="preserve"> że niniejszy projekt inżynierski wykonałem(-am) osobiście i samodzielnie i że nie korzystałem(-am) ze źródeł innych niż wymienione w pracy.</w:t>
      </w:r>
    </w:p>
    <w:p w14:paraId="64F31009" w14:textId="77777777" w:rsidR="00121C36" w:rsidRPr="00D61714" w:rsidRDefault="00121C36" w:rsidP="00D61714">
      <w:pPr>
        <w:spacing w:after="0" w:line="240" w:lineRule="auto"/>
      </w:pPr>
    </w:p>
    <w:p w14:paraId="5BBB26B3" w14:textId="77777777" w:rsidR="00121C36" w:rsidRPr="00D61714" w:rsidRDefault="00121C36" w:rsidP="00D61714">
      <w:pPr>
        <w:spacing w:after="0" w:line="240" w:lineRule="auto"/>
      </w:pPr>
    </w:p>
    <w:p w14:paraId="35C87D6A" w14:textId="77777777" w:rsidR="00121C36" w:rsidRPr="00D61714" w:rsidRDefault="00AB2A17" w:rsidP="00D61714">
      <w:pPr>
        <w:spacing w:after="0" w:line="240" w:lineRule="auto"/>
      </w:pPr>
      <w:r w:rsidRPr="00D61714">
        <w:t xml:space="preserve"> Kraków, dnia ………….…</w:t>
      </w:r>
      <w:r w:rsidRPr="00D61714">
        <w:tab/>
      </w:r>
      <w:r w:rsidRPr="00D61714">
        <w:tab/>
      </w:r>
      <w:r w:rsidRPr="00D61714">
        <w:tab/>
      </w:r>
      <w:r w:rsidRPr="00D61714">
        <w:tab/>
        <w:t xml:space="preserve">Podpis dyplomanta……………. </w:t>
      </w:r>
    </w:p>
    <w:p w14:paraId="678023EC" w14:textId="77777777" w:rsidR="00121C36" w:rsidRPr="00D61714" w:rsidRDefault="00121C36" w:rsidP="00D61714">
      <w:pPr>
        <w:spacing w:after="0"/>
      </w:pPr>
    </w:p>
    <w:p w14:paraId="39EEFB76" w14:textId="77777777" w:rsidR="00121C36" w:rsidRPr="00D61714" w:rsidRDefault="00121C36" w:rsidP="00D61714"/>
    <w:p w14:paraId="2031B8D5" w14:textId="77777777" w:rsidR="00121C36" w:rsidRPr="00D61714" w:rsidRDefault="00121C36" w:rsidP="00D61714">
      <w:pPr>
        <w:ind w:left="360"/>
      </w:pPr>
    </w:p>
    <w:p w14:paraId="2E8C8A7D" w14:textId="77777777" w:rsidR="00121C36" w:rsidRPr="00D61714" w:rsidRDefault="00121C36" w:rsidP="00D61714">
      <w:pPr>
        <w:ind w:left="600"/>
      </w:pPr>
    </w:p>
    <w:p w14:paraId="60A99F58" w14:textId="77777777" w:rsidR="00121C36" w:rsidRPr="00D61714" w:rsidRDefault="00121C36" w:rsidP="00D61714"/>
    <w:p w14:paraId="13203C1A" w14:textId="18F49CF3" w:rsidR="00121C36" w:rsidRPr="00D61714" w:rsidRDefault="00AB2A17" w:rsidP="00D61714">
      <w:r w:rsidRPr="00D61714">
        <w:br w:type="page"/>
      </w:r>
    </w:p>
    <w:sdt>
      <w:sdtPr>
        <w:rPr>
          <w:rFonts w:ascii="Times New Roman" w:eastAsia="Times New Roman" w:hAnsi="Times New Roman" w:cs="Times New Roman"/>
          <w:color w:val="000000"/>
          <w:sz w:val="24"/>
          <w:szCs w:val="24"/>
          <w:lang w:val="pl-PL" w:eastAsia="pl-PL"/>
        </w:rPr>
        <w:id w:val="1483744870"/>
        <w:docPartObj>
          <w:docPartGallery w:val="Table of Contents"/>
          <w:docPartUnique/>
        </w:docPartObj>
      </w:sdtPr>
      <w:sdtEndPr>
        <w:rPr>
          <w:b/>
          <w:bCs/>
          <w:noProof/>
        </w:rPr>
      </w:sdtEndPr>
      <w:sdtContent>
        <w:p w14:paraId="16D1D52A" w14:textId="56F2A325" w:rsidR="00D61714" w:rsidRPr="007D5562" w:rsidRDefault="00D61714" w:rsidP="00991820">
          <w:pPr>
            <w:pStyle w:val="Nagwekspisutreci"/>
            <w:numPr>
              <w:ilvl w:val="0"/>
              <w:numId w:val="0"/>
            </w:numPr>
            <w:rPr>
              <w:lang w:val="pl-PL"/>
            </w:rPr>
          </w:pPr>
          <w:r w:rsidRPr="007D5562">
            <w:rPr>
              <w:lang w:val="pl-PL"/>
            </w:rPr>
            <w:t>Spis Treści</w:t>
          </w:r>
        </w:p>
        <w:p w14:paraId="78B11B26" w14:textId="77777777" w:rsidR="00C032FB" w:rsidRPr="00C032FB" w:rsidRDefault="00C032FB" w:rsidP="00C032FB">
          <w:pPr>
            <w:rPr>
              <w:lang w:eastAsia="en-US"/>
            </w:rPr>
          </w:pPr>
        </w:p>
        <w:p w14:paraId="08C7D8FA" w14:textId="77777777" w:rsidR="00991820" w:rsidRDefault="00D61714">
          <w:pPr>
            <w:pStyle w:val="Spistreci1"/>
            <w:tabs>
              <w:tab w:val="left" w:pos="440"/>
              <w:tab w:val="right" w:leader="dot" w:pos="9061"/>
            </w:tabs>
            <w:rPr>
              <w:rFonts w:cstheme="minorBidi"/>
              <w:noProof/>
            </w:rPr>
          </w:pPr>
          <w:r w:rsidRPr="00D61714">
            <w:rPr>
              <w:lang w:val="pl-PL"/>
            </w:rPr>
            <w:fldChar w:fldCharType="begin"/>
          </w:r>
          <w:r w:rsidRPr="00D61714">
            <w:rPr>
              <w:lang w:val="pl-PL"/>
            </w:rPr>
            <w:instrText xml:space="preserve"> TOC \o "1-3" \h \z \u </w:instrText>
          </w:r>
          <w:r w:rsidRPr="00D61714">
            <w:rPr>
              <w:lang w:val="pl-PL"/>
            </w:rPr>
            <w:fldChar w:fldCharType="separate"/>
          </w:r>
          <w:hyperlink w:anchor="_Toc439954631" w:history="1">
            <w:r w:rsidR="00991820" w:rsidRPr="00062A49">
              <w:rPr>
                <w:rStyle w:val="Hipercze"/>
                <w:rFonts w:ascii="Calibri" w:hAnsi="Calibri"/>
                <w:noProof/>
              </w:rPr>
              <w:t>1.</w:t>
            </w:r>
            <w:r w:rsidR="00991820">
              <w:rPr>
                <w:rFonts w:cstheme="minorBidi"/>
                <w:noProof/>
              </w:rPr>
              <w:tab/>
            </w:r>
            <w:r w:rsidR="00991820" w:rsidRPr="00062A49">
              <w:rPr>
                <w:rStyle w:val="Hipercze"/>
                <w:noProof/>
              </w:rPr>
              <w:t>Wstęp</w:t>
            </w:r>
            <w:r w:rsidR="00991820">
              <w:rPr>
                <w:noProof/>
                <w:webHidden/>
              </w:rPr>
              <w:tab/>
            </w:r>
            <w:r w:rsidR="00991820">
              <w:rPr>
                <w:noProof/>
                <w:webHidden/>
              </w:rPr>
              <w:fldChar w:fldCharType="begin"/>
            </w:r>
            <w:r w:rsidR="00991820">
              <w:rPr>
                <w:noProof/>
                <w:webHidden/>
              </w:rPr>
              <w:instrText xml:space="preserve"> PAGEREF _Toc439954631 \h </w:instrText>
            </w:r>
            <w:r w:rsidR="00991820">
              <w:rPr>
                <w:noProof/>
                <w:webHidden/>
              </w:rPr>
            </w:r>
            <w:r w:rsidR="00991820">
              <w:rPr>
                <w:noProof/>
                <w:webHidden/>
              </w:rPr>
              <w:fldChar w:fldCharType="separate"/>
            </w:r>
            <w:r w:rsidR="00991820">
              <w:rPr>
                <w:noProof/>
                <w:webHidden/>
              </w:rPr>
              <w:t>4</w:t>
            </w:r>
            <w:r w:rsidR="00991820">
              <w:rPr>
                <w:noProof/>
                <w:webHidden/>
              </w:rPr>
              <w:fldChar w:fldCharType="end"/>
            </w:r>
          </w:hyperlink>
        </w:p>
        <w:p w14:paraId="75DB91A9" w14:textId="77777777" w:rsidR="00991820" w:rsidRDefault="00D0792A">
          <w:pPr>
            <w:pStyle w:val="Spistreci1"/>
            <w:tabs>
              <w:tab w:val="left" w:pos="440"/>
              <w:tab w:val="right" w:leader="dot" w:pos="9061"/>
            </w:tabs>
            <w:rPr>
              <w:rFonts w:cstheme="minorBidi"/>
              <w:noProof/>
            </w:rPr>
          </w:pPr>
          <w:hyperlink w:anchor="_Toc439954632" w:history="1">
            <w:r w:rsidR="00991820" w:rsidRPr="00062A49">
              <w:rPr>
                <w:rStyle w:val="Hipercze"/>
                <w:rFonts w:ascii="Calibri" w:hAnsi="Calibri"/>
                <w:noProof/>
              </w:rPr>
              <w:t>2.</w:t>
            </w:r>
            <w:r w:rsidR="00991820">
              <w:rPr>
                <w:rFonts w:cstheme="minorBidi"/>
                <w:noProof/>
              </w:rPr>
              <w:tab/>
            </w:r>
            <w:r w:rsidR="00991820" w:rsidRPr="00062A49">
              <w:rPr>
                <w:rStyle w:val="Hipercze"/>
                <w:noProof/>
              </w:rPr>
              <w:t>Sprzęt elektroniczny</w:t>
            </w:r>
            <w:r w:rsidR="00991820">
              <w:rPr>
                <w:noProof/>
                <w:webHidden/>
              </w:rPr>
              <w:tab/>
            </w:r>
            <w:r w:rsidR="00991820">
              <w:rPr>
                <w:noProof/>
                <w:webHidden/>
              </w:rPr>
              <w:fldChar w:fldCharType="begin"/>
            </w:r>
            <w:r w:rsidR="00991820">
              <w:rPr>
                <w:noProof/>
                <w:webHidden/>
              </w:rPr>
              <w:instrText xml:space="preserve"> PAGEREF _Toc439954632 \h </w:instrText>
            </w:r>
            <w:r w:rsidR="00991820">
              <w:rPr>
                <w:noProof/>
                <w:webHidden/>
              </w:rPr>
            </w:r>
            <w:r w:rsidR="00991820">
              <w:rPr>
                <w:noProof/>
                <w:webHidden/>
              </w:rPr>
              <w:fldChar w:fldCharType="separate"/>
            </w:r>
            <w:r w:rsidR="00991820">
              <w:rPr>
                <w:noProof/>
                <w:webHidden/>
              </w:rPr>
              <w:t>5</w:t>
            </w:r>
            <w:r w:rsidR="00991820">
              <w:rPr>
                <w:noProof/>
                <w:webHidden/>
              </w:rPr>
              <w:fldChar w:fldCharType="end"/>
            </w:r>
          </w:hyperlink>
        </w:p>
        <w:p w14:paraId="036FEBFF" w14:textId="77777777" w:rsidR="00991820" w:rsidRDefault="00D0792A">
          <w:pPr>
            <w:pStyle w:val="Spistreci2"/>
            <w:rPr>
              <w:rFonts w:cstheme="minorBidi"/>
              <w:noProof/>
            </w:rPr>
          </w:pPr>
          <w:hyperlink w:anchor="_Toc439954633" w:history="1">
            <w:r w:rsidR="00991820" w:rsidRPr="00062A49">
              <w:rPr>
                <w:rStyle w:val="Hipercze"/>
                <w:rFonts w:ascii="Calibri" w:eastAsia="Calibri" w:hAnsi="Calibri"/>
                <w:noProof/>
              </w:rPr>
              <w:t>2.1.</w:t>
            </w:r>
            <w:r w:rsidR="00991820">
              <w:rPr>
                <w:rFonts w:cstheme="minorBidi"/>
                <w:noProof/>
              </w:rPr>
              <w:tab/>
            </w:r>
            <w:r w:rsidR="00991820" w:rsidRPr="00062A49">
              <w:rPr>
                <w:rStyle w:val="Hipercze"/>
                <w:rFonts w:eastAsia="Calibri"/>
                <w:noProof/>
              </w:rPr>
              <w:t>Raspberry Pi</w:t>
            </w:r>
            <w:r w:rsidR="00991820">
              <w:rPr>
                <w:noProof/>
                <w:webHidden/>
              </w:rPr>
              <w:tab/>
            </w:r>
            <w:r w:rsidR="00991820">
              <w:rPr>
                <w:noProof/>
                <w:webHidden/>
              </w:rPr>
              <w:fldChar w:fldCharType="begin"/>
            </w:r>
            <w:r w:rsidR="00991820">
              <w:rPr>
                <w:noProof/>
                <w:webHidden/>
              </w:rPr>
              <w:instrText xml:space="preserve"> PAGEREF _Toc439954633 \h </w:instrText>
            </w:r>
            <w:r w:rsidR="00991820">
              <w:rPr>
                <w:noProof/>
                <w:webHidden/>
              </w:rPr>
            </w:r>
            <w:r w:rsidR="00991820">
              <w:rPr>
                <w:noProof/>
                <w:webHidden/>
              </w:rPr>
              <w:fldChar w:fldCharType="separate"/>
            </w:r>
            <w:r w:rsidR="00991820">
              <w:rPr>
                <w:noProof/>
                <w:webHidden/>
              </w:rPr>
              <w:t>5</w:t>
            </w:r>
            <w:r w:rsidR="00991820">
              <w:rPr>
                <w:noProof/>
                <w:webHidden/>
              </w:rPr>
              <w:fldChar w:fldCharType="end"/>
            </w:r>
          </w:hyperlink>
        </w:p>
        <w:p w14:paraId="77BD42D1" w14:textId="77777777" w:rsidR="00991820" w:rsidRDefault="00D0792A">
          <w:pPr>
            <w:pStyle w:val="Spistreci2"/>
            <w:rPr>
              <w:rFonts w:cstheme="minorBidi"/>
              <w:noProof/>
            </w:rPr>
          </w:pPr>
          <w:hyperlink w:anchor="_Toc439954634" w:history="1">
            <w:r w:rsidR="00991820" w:rsidRPr="00062A49">
              <w:rPr>
                <w:rStyle w:val="Hipercze"/>
                <w:rFonts w:ascii="Calibri" w:hAnsi="Calibri"/>
                <w:noProof/>
              </w:rPr>
              <w:t>2.2.</w:t>
            </w:r>
            <w:r w:rsidR="00991820">
              <w:rPr>
                <w:rFonts w:cstheme="minorBidi"/>
                <w:noProof/>
              </w:rPr>
              <w:tab/>
            </w:r>
            <w:r w:rsidR="00991820" w:rsidRPr="00062A49">
              <w:rPr>
                <w:rStyle w:val="Hipercze"/>
                <w:rFonts w:eastAsia="Calibri"/>
                <w:noProof/>
              </w:rPr>
              <w:t>Silniki i regulatory</w:t>
            </w:r>
            <w:r w:rsidR="00991820">
              <w:rPr>
                <w:noProof/>
                <w:webHidden/>
              </w:rPr>
              <w:tab/>
            </w:r>
            <w:r w:rsidR="00991820">
              <w:rPr>
                <w:noProof/>
                <w:webHidden/>
              </w:rPr>
              <w:fldChar w:fldCharType="begin"/>
            </w:r>
            <w:r w:rsidR="00991820">
              <w:rPr>
                <w:noProof/>
                <w:webHidden/>
              </w:rPr>
              <w:instrText xml:space="preserve"> PAGEREF _Toc439954634 \h </w:instrText>
            </w:r>
            <w:r w:rsidR="00991820">
              <w:rPr>
                <w:noProof/>
                <w:webHidden/>
              </w:rPr>
            </w:r>
            <w:r w:rsidR="00991820">
              <w:rPr>
                <w:noProof/>
                <w:webHidden/>
              </w:rPr>
              <w:fldChar w:fldCharType="separate"/>
            </w:r>
            <w:r w:rsidR="00991820">
              <w:rPr>
                <w:noProof/>
                <w:webHidden/>
              </w:rPr>
              <w:t>6</w:t>
            </w:r>
            <w:r w:rsidR="00991820">
              <w:rPr>
                <w:noProof/>
                <w:webHidden/>
              </w:rPr>
              <w:fldChar w:fldCharType="end"/>
            </w:r>
          </w:hyperlink>
        </w:p>
        <w:p w14:paraId="32B93A12" w14:textId="77777777" w:rsidR="00991820" w:rsidRDefault="00D0792A">
          <w:pPr>
            <w:pStyle w:val="Spistreci2"/>
            <w:rPr>
              <w:rFonts w:cstheme="minorBidi"/>
              <w:noProof/>
            </w:rPr>
          </w:pPr>
          <w:hyperlink w:anchor="_Toc439954635" w:history="1">
            <w:r w:rsidR="00991820" w:rsidRPr="00062A49">
              <w:rPr>
                <w:rStyle w:val="Hipercze"/>
                <w:rFonts w:ascii="Calibri" w:eastAsia="Calibri" w:hAnsi="Calibri"/>
                <w:noProof/>
              </w:rPr>
              <w:t>2.3.</w:t>
            </w:r>
            <w:r w:rsidR="00991820">
              <w:rPr>
                <w:rFonts w:cstheme="minorBidi"/>
                <w:noProof/>
              </w:rPr>
              <w:tab/>
            </w:r>
            <w:r w:rsidR="00991820" w:rsidRPr="00062A49">
              <w:rPr>
                <w:rStyle w:val="Hipercze"/>
                <w:rFonts w:eastAsia="Calibri"/>
                <w:noProof/>
              </w:rPr>
              <w:t>MPU6050</w:t>
            </w:r>
            <w:r w:rsidR="00991820">
              <w:rPr>
                <w:noProof/>
                <w:webHidden/>
              </w:rPr>
              <w:tab/>
            </w:r>
            <w:r w:rsidR="00991820">
              <w:rPr>
                <w:noProof/>
                <w:webHidden/>
              </w:rPr>
              <w:fldChar w:fldCharType="begin"/>
            </w:r>
            <w:r w:rsidR="00991820">
              <w:rPr>
                <w:noProof/>
                <w:webHidden/>
              </w:rPr>
              <w:instrText xml:space="preserve"> PAGEREF _Toc439954635 \h </w:instrText>
            </w:r>
            <w:r w:rsidR="00991820">
              <w:rPr>
                <w:noProof/>
                <w:webHidden/>
              </w:rPr>
            </w:r>
            <w:r w:rsidR="00991820">
              <w:rPr>
                <w:noProof/>
                <w:webHidden/>
              </w:rPr>
              <w:fldChar w:fldCharType="separate"/>
            </w:r>
            <w:r w:rsidR="00991820">
              <w:rPr>
                <w:noProof/>
                <w:webHidden/>
              </w:rPr>
              <w:t>9</w:t>
            </w:r>
            <w:r w:rsidR="00991820">
              <w:rPr>
                <w:noProof/>
                <w:webHidden/>
              </w:rPr>
              <w:fldChar w:fldCharType="end"/>
            </w:r>
          </w:hyperlink>
        </w:p>
        <w:p w14:paraId="06F59EFB" w14:textId="77777777" w:rsidR="00991820" w:rsidRDefault="00D0792A">
          <w:pPr>
            <w:pStyle w:val="Spistreci2"/>
            <w:rPr>
              <w:rFonts w:cstheme="minorBidi"/>
              <w:noProof/>
            </w:rPr>
          </w:pPr>
          <w:hyperlink w:anchor="_Toc439954636" w:history="1">
            <w:r w:rsidR="00991820" w:rsidRPr="00062A49">
              <w:rPr>
                <w:rStyle w:val="Hipercze"/>
                <w:rFonts w:ascii="Calibri" w:eastAsia="Calibri" w:hAnsi="Calibri"/>
                <w:noProof/>
              </w:rPr>
              <w:t>2.4.</w:t>
            </w:r>
            <w:r w:rsidR="00991820">
              <w:rPr>
                <w:rFonts w:cstheme="minorBidi"/>
                <w:noProof/>
              </w:rPr>
              <w:tab/>
            </w:r>
            <w:r w:rsidR="00991820" w:rsidRPr="00062A49">
              <w:rPr>
                <w:rStyle w:val="Hipercze"/>
                <w:rFonts w:eastAsia="Calibri"/>
                <w:noProof/>
              </w:rPr>
              <w:t>Kompas HMC5883L</w:t>
            </w:r>
            <w:r w:rsidR="00991820">
              <w:rPr>
                <w:noProof/>
                <w:webHidden/>
              </w:rPr>
              <w:tab/>
            </w:r>
            <w:r w:rsidR="00991820">
              <w:rPr>
                <w:noProof/>
                <w:webHidden/>
              </w:rPr>
              <w:fldChar w:fldCharType="begin"/>
            </w:r>
            <w:r w:rsidR="00991820">
              <w:rPr>
                <w:noProof/>
                <w:webHidden/>
              </w:rPr>
              <w:instrText xml:space="preserve"> PAGEREF _Toc439954636 \h </w:instrText>
            </w:r>
            <w:r w:rsidR="00991820">
              <w:rPr>
                <w:noProof/>
                <w:webHidden/>
              </w:rPr>
            </w:r>
            <w:r w:rsidR="00991820">
              <w:rPr>
                <w:noProof/>
                <w:webHidden/>
              </w:rPr>
              <w:fldChar w:fldCharType="separate"/>
            </w:r>
            <w:r w:rsidR="00991820">
              <w:rPr>
                <w:noProof/>
                <w:webHidden/>
              </w:rPr>
              <w:t>11</w:t>
            </w:r>
            <w:r w:rsidR="00991820">
              <w:rPr>
                <w:noProof/>
                <w:webHidden/>
              </w:rPr>
              <w:fldChar w:fldCharType="end"/>
            </w:r>
          </w:hyperlink>
        </w:p>
        <w:p w14:paraId="17E0BFE1" w14:textId="77777777" w:rsidR="00991820" w:rsidRDefault="00D0792A">
          <w:pPr>
            <w:pStyle w:val="Spistreci1"/>
            <w:tabs>
              <w:tab w:val="left" w:pos="440"/>
              <w:tab w:val="right" w:leader="dot" w:pos="9061"/>
            </w:tabs>
            <w:rPr>
              <w:rFonts w:cstheme="minorBidi"/>
              <w:noProof/>
            </w:rPr>
          </w:pPr>
          <w:hyperlink w:anchor="_Toc439954637" w:history="1">
            <w:r w:rsidR="00991820" w:rsidRPr="00062A49">
              <w:rPr>
                <w:rStyle w:val="Hipercze"/>
                <w:rFonts w:ascii="Calibri" w:hAnsi="Calibri"/>
                <w:noProof/>
              </w:rPr>
              <w:t>3.</w:t>
            </w:r>
            <w:r w:rsidR="00991820">
              <w:rPr>
                <w:rFonts w:cstheme="minorBidi"/>
                <w:noProof/>
              </w:rPr>
              <w:tab/>
            </w:r>
            <w:r w:rsidR="00991820" w:rsidRPr="00062A49">
              <w:rPr>
                <w:rStyle w:val="Hipercze"/>
                <w:noProof/>
              </w:rPr>
              <w:t>Algorytm regulatora PID</w:t>
            </w:r>
            <w:r w:rsidR="00991820">
              <w:rPr>
                <w:noProof/>
                <w:webHidden/>
              </w:rPr>
              <w:tab/>
            </w:r>
            <w:r w:rsidR="00991820">
              <w:rPr>
                <w:noProof/>
                <w:webHidden/>
              </w:rPr>
              <w:fldChar w:fldCharType="begin"/>
            </w:r>
            <w:r w:rsidR="00991820">
              <w:rPr>
                <w:noProof/>
                <w:webHidden/>
              </w:rPr>
              <w:instrText xml:space="preserve"> PAGEREF _Toc439954637 \h </w:instrText>
            </w:r>
            <w:r w:rsidR="00991820">
              <w:rPr>
                <w:noProof/>
                <w:webHidden/>
              </w:rPr>
            </w:r>
            <w:r w:rsidR="00991820">
              <w:rPr>
                <w:noProof/>
                <w:webHidden/>
              </w:rPr>
              <w:fldChar w:fldCharType="separate"/>
            </w:r>
            <w:r w:rsidR="00991820">
              <w:rPr>
                <w:noProof/>
                <w:webHidden/>
              </w:rPr>
              <w:t>12</w:t>
            </w:r>
            <w:r w:rsidR="00991820">
              <w:rPr>
                <w:noProof/>
                <w:webHidden/>
              </w:rPr>
              <w:fldChar w:fldCharType="end"/>
            </w:r>
          </w:hyperlink>
        </w:p>
        <w:p w14:paraId="242DD329" w14:textId="77777777" w:rsidR="00991820" w:rsidRDefault="00D0792A">
          <w:pPr>
            <w:pStyle w:val="Spistreci2"/>
            <w:rPr>
              <w:rFonts w:cstheme="minorBidi"/>
              <w:noProof/>
            </w:rPr>
          </w:pPr>
          <w:hyperlink w:anchor="_Toc439954638" w:history="1">
            <w:r w:rsidR="00991820" w:rsidRPr="00062A49">
              <w:rPr>
                <w:rStyle w:val="Hipercze"/>
                <w:rFonts w:ascii="Calibri" w:hAnsi="Calibri"/>
                <w:noProof/>
              </w:rPr>
              <w:t>3.1.</w:t>
            </w:r>
            <w:r w:rsidR="00991820">
              <w:rPr>
                <w:rFonts w:cstheme="minorBidi"/>
                <w:noProof/>
              </w:rPr>
              <w:tab/>
            </w:r>
            <w:r w:rsidR="00991820" w:rsidRPr="00062A49">
              <w:rPr>
                <w:rStyle w:val="Hipercze"/>
                <w:noProof/>
              </w:rPr>
              <w:t>Rola regulatora PID w algorytmie stabilizacji</w:t>
            </w:r>
            <w:r w:rsidR="00991820">
              <w:rPr>
                <w:noProof/>
                <w:webHidden/>
              </w:rPr>
              <w:tab/>
            </w:r>
            <w:r w:rsidR="00991820">
              <w:rPr>
                <w:noProof/>
                <w:webHidden/>
              </w:rPr>
              <w:fldChar w:fldCharType="begin"/>
            </w:r>
            <w:r w:rsidR="00991820">
              <w:rPr>
                <w:noProof/>
                <w:webHidden/>
              </w:rPr>
              <w:instrText xml:space="preserve"> PAGEREF _Toc439954638 \h </w:instrText>
            </w:r>
            <w:r w:rsidR="00991820">
              <w:rPr>
                <w:noProof/>
                <w:webHidden/>
              </w:rPr>
            </w:r>
            <w:r w:rsidR="00991820">
              <w:rPr>
                <w:noProof/>
                <w:webHidden/>
              </w:rPr>
              <w:fldChar w:fldCharType="separate"/>
            </w:r>
            <w:r w:rsidR="00991820">
              <w:rPr>
                <w:noProof/>
                <w:webHidden/>
              </w:rPr>
              <w:t>13</w:t>
            </w:r>
            <w:r w:rsidR="00991820">
              <w:rPr>
                <w:noProof/>
                <w:webHidden/>
              </w:rPr>
              <w:fldChar w:fldCharType="end"/>
            </w:r>
          </w:hyperlink>
        </w:p>
        <w:p w14:paraId="0D0A9D1F" w14:textId="77777777" w:rsidR="00991820" w:rsidRDefault="00D0792A">
          <w:pPr>
            <w:pStyle w:val="Spistreci1"/>
            <w:tabs>
              <w:tab w:val="left" w:pos="440"/>
              <w:tab w:val="right" w:leader="dot" w:pos="9061"/>
            </w:tabs>
            <w:rPr>
              <w:rFonts w:cstheme="minorBidi"/>
              <w:noProof/>
            </w:rPr>
          </w:pPr>
          <w:hyperlink w:anchor="_Toc439954639" w:history="1">
            <w:r w:rsidR="00991820" w:rsidRPr="00062A49">
              <w:rPr>
                <w:rStyle w:val="Hipercze"/>
                <w:rFonts w:ascii="Calibri" w:hAnsi="Calibri"/>
                <w:noProof/>
              </w:rPr>
              <w:t>4.</w:t>
            </w:r>
            <w:r w:rsidR="00991820">
              <w:rPr>
                <w:rFonts w:cstheme="minorBidi"/>
                <w:noProof/>
              </w:rPr>
              <w:tab/>
            </w:r>
            <w:r w:rsidR="00991820" w:rsidRPr="00062A49">
              <w:rPr>
                <w:rStyle w:val="Hipercze"/>
                <w:noProof/>
              </w:rPr>
              <w:t>Implementacja oprogramowania</w:t>
            </w:r>
            <w:r w:rsidR="00991820">
              <w:rPr>
                <w:noProof/>
                <w:webHidden/>
              </w:rPr>
              <w:tab/>
            </w:r>
            <w:r w:rsidR="00991820">
              <w:rPr>
                <w:noProof/>
                <w:webHidden/>
              </w:rPr>
              <w:fldChar w:fldCharType="begin"/>
            </w:r>
            <w:r w:rsidR="00991820">
              <w:rPr>
                <w:noProof/>
                <w:webHidden/>
              </w:rPr>
              <w:instrText xml:space="preserve"> PAGEREF _Toc439954639 \h </w:instrText>
            </w:r>
            <w:r w:rsidR="00991820">
              <w:rPr>
                <w:noProof/>
                <w:webHidden/>
              </w:rPr>
            </w:r>
            <w:r w:rsidR="00991820">
              <w:rPr>
                <w:noProof/>
                <w:webHidden/>
              </w:rPr>
              <w:fldChar w:fldCharType="separate"/>
            </w:r>
            <w:r w:rsidR="00991820">
              <w:rPr>
                <w:noProof/>
                <w:webHidden/>
              </w:rPr>
              <w:t>15</w:t>
            </w:r>
            <w:r w:rsidR="00991820">
              <w:rPr>
                <w:noProof/>
                <w:webHidden/>
              </w:rPr>
              <w:fldChar w:fldCharType="end"/>
            </w:r>
          </w:hyperlink>
        </w:p>
        <w:p w14:paraId="6B3A5DD7" w14:textId="77777777" w:rsidR="00991820" w:rsidRDefault="00D0792A">
          <w:pPr>
            <w:pStyle w:val="Spistreci2"/>
            <w:rPr>
              <w:rFonts w:cstheme="minorBidi"/>
              <w:noProof/>
            </w:rPr>
          </w:pPr>
          <w:hyperlink w:anchor="_Toc439954640" w:history="1">
            <w:r w:rsidR="00991820" w:rsidRPr="00062A49">
              <w:rPr>
                <w:rStyle w:val="Hipercze"/>
                <w:rFonts w:ascii="Calibri" w:hAnsi="Calibri"/>
                <w:noProof/>
              </w:rPr>
              <w:t>4.1.</w:t>
            </w:r>
            <w:r w:rsidR="00991820">
              <w:rPr>
                <w:rFonts w:cstheme="minorBidi"/>
                <w:noProof/>
              </w:rPr>
              <w:tab/>
            </w:r>
            <w:r w:rsidR="00991820" w:rsidRPr="00062A49">
              <w:rPr>
                <w:rStyle w:val="Hipercze"/>
                <w:noProof/>
                <w:shd w:val="clear" w:color="auto" w:fill="FFFFFF"/>
              </w:rPr>
              <w:t>Opis zastosowanej biblioteki</w:t>
            </w:r>
            <w:r w:rsidR="00991820">
              <w:rPr>
                <w:noProof/>
                <w:webHidden/>
              </w:rPr>
              <w:tab/>
            </w:r>
            <w:r w:rsidR="00991820">
              <w:rPr>
                <w:noProof/>
                <w:webHidden/>
              </w:rPr>
              <w:fldChar w:fldCharType="begin"/>
            </w:r>
            <w:r w:rsidR="00991820">
              <w:rPr>
                <w:noProof/>
                <w:webHidden/>
              </w:rPr>
              <w:instrText xml:space="preserve"> PAGEREF _Toc439954640 \h </w:instrText>
            </w:r>
            <w:r w:rsidR="00991820">
              <w:rPr>
                <w:noProof/>
                <w:webHidden/>
              </w:rPr>
            </w:r>
            <w:r w:rsidR="00991820">
              <w:rPr>
                <w:noProof/>
                <w:webHidden/>
              </w:rPr>
              <w:fldChar w:fldCharType="separate"/>
            </w:r>
            <w:r w:rsidR="00991820">
              <w:rPr>
                <w:noProof/>
                <w:webHidden/>
              </w:rPr>
              <w:t>15</w:t>
            </w:r>
            <w:r w:rsidR="00991820">
              <w:rPr>
                <w:noProof/>
                <w:webHidden/>
              </w:rPr>
              <w:fldChar w:fldCharType="end"/>
            </w:r>
          </w:hyperlink>
        </w:p>
        <w:p w14:paraId="392EE80F" w14:textId="77777777" w:rsidR="00991820" w:rsidRDefault="00D0792A">
          <w:pPr>
            <w:pStyle w:val="Spistreci2"/>
            <w:rPr>
              <w:rFonts w:cstheme="minorBidi"/>
              <w:noProof/>
            </w:rPr>
          </w:pPr>
          <w:hyperlink w:anchor="_Toc439954641" w:history="1">
            <w:r w:rsidR="00991820" w:rsidRPr="00062A49">
              <w:rPr>
                <w:rStyle w:val="Hipercze"/>
                <w:rFonts w:ascii="Calibri" w:hAnsi="Calibri"/>
                <w:noProof/>
              </w:rPr>
              <w:t>4.2.</w:t>
            </w:r>
            <w:r w:rsidR="00991820">
              <w:rPr>
                <w:rFonts w:cstheme="minorBidi"/>
                <w:noProof/>
              </w:rPr>
              <w:tab/>
            </w:r>
            <w:r w:rsidR="00991820" w:rsidRPr="00062A49">
              <w:rPr>
                <w:rStyle w:val="Hipercze"/>
                <w:noProof/>
              </w:rPr>
              <w:t>Struktura klas projektu</w:t>
            </w:r>
            <w:r w:rsidR="00991820">
              <w:rPr>
                <w:noProof/>
                <w:webHidden/>
              </w:rPr>
              <w:tab/>
            </w:r>
            <w:r w:rsidR="00991820">
              <w:rPr>
                <w:noProof/>
                <w:webHidden/>
              </w:rPr>
              <w:fldChar w:fldCharType="begin"/>
            </w:r>
            <w:r w:rsidR="00991820">
              <w:rPr>
                <w:noProof/>
                <w:webHidden/>
              </w:rPr>
              <w:instrText xml:space="preserve"> PAGEREF _Toc439954641 \h </w:instrText>
            </w:r>
            <w:r w:rsidR="00991820">
              <w:rPr>
                <w:noProof/>
                <w:webHidden/>
              </w:rPr>
            </w:r>
            <w:r w:rsidR="00991820">
              <w:rPr>
                <w:noProof/>
                <w:webHidden/>
              </w:rPr>
              <w:fldChar w:fldCharType="separate"/>
            </w:r>
            <w:r w:rsidR="00991820">
              <w:rPr>
                <w:noProof/>
                <w:webHidden/>
              </w:rPr>
              <w:t>16</w:t>
            </w:r>
            <w:r w:rsidR="00991820">
              <w:rPr>
                <w:noProof/>
                <w:webHidden/>
              </w:rPr>
              <w:fldChar w:fldCharType="end"/>
            </w:r>
          </w:hyperlink>
        </w:p>
        <w:p w14:paraId="5789511A" w14:textId="77777777" w:rsidR="00991820" w:rsidRDefault="00D0792A">
          <w:pPr>
            <w:pStyle w:val="Spistreci2"/>
            <w:rPr>
              <w:rFonts w:cstheme="minorBidi"/>
              <w:noProof/>
            </w:rPr>
          </w:pPr>
          <w:hyperlink w:anchor="_Toc439954642" w:history="1">
            <w:r w:rsidR="00991820" w:rsidRPr="00062A49">
              <w:rPr>
                <w:rStyle w:val="Hipercze"/>
                <w:rFonts w:ascii="Calibri" w:hAnsi="Calibri"/>
                <w:noProof/>
              </w:rPr>
              <w:t>4.3.</w:t>
            </w:r>
            <w:r w:rsidR="00991820">
              <w:rPr>
                <w:rFonts w:cstheme="minorBidi"/>
                <w:noProof/>
              </w:rPr>
              <w:tab/>
            </w:r>
            <w:r w:rsidR="00991820" w:rsidRPr="00062A49">
              <w:rPr>
                <w:rStyle w:val="Hipercze"/>
                <w:noProof/>
              </w:rPr>
              <w:t>Implementacja odczytu danych z żyroskopu oraz akcelerometru</w:t>
            </w:r>
            <w:r w:rsidR="00991820">
              <w:rPr>
                <w:noProof/>
                <w:webHidden/>
              </w:rPr>
              <w:tab/>
            </w:r>
            <w:r w:rsidR="00991820">
              <w:rPr>
                <w:noProof/>
                <w:webHidden/>
              </w:rPr>
              <w:fldChar w:fldCharType="begin"/>
            </w:r>
            <w:r w:rsidR="00991820">
              <w:rPr>
                <w:noProof/>
                <w:webHidden/>
              </w:rPr>
              <w:instrText xml:space="preserve"> PAGEREF _Toc439954642 \h </w:instrText>
            </w:r>
            <w:r w:rsidR="00991820">
              <w:rPr>
                <w:noProof/>
                <w:webHidden/>
              </w:rPr>
            </w:r>
            <w:r w:rsidR="00991820">
              <w:rPr>
                <w:noProof/>
                <w:webHidden/>
              </w:rPr>
              <w:fldChar w:fldCharType="separate"/>
            </w:r>
            <w:r w:rsidR="00991820">
              <w:rPr>
                <w:noProof/>
                <w:webHidden/>
              </w:rPr>
              <w:t>17</w:t>
            </w:r>
            <w:r w:rsidR="00991820">
              <w:rPr>
                <w:noProof/>
                <w:webHidden/>
              </w:rPr>
              <w:fldChar w:fldCharType="end"/>
            </w:r>
          </w:hyperlink>
        </w:p>
        <w:p w14:paraId="49F9417D" w14:textId="77777777" w:rsidR="00991820" w:rsidRDefault="00D0792A">
          <w:pPr>
            <w:pStyle w:val="Spistreci2"/>
            <w:rPr>
              <w:rFonts w:cstheme="minorBidi"/>
              <w:noProof/>
            </w:rPr>
          </w:pPr>
          <w:hyperlink w:anchor="_Toc439954643" w:history="1">
            <w:r w:rsidR="00991820" w:rsidRPr="00062A49">
              <w:rPr>
                <w:rStyle w:val="Hipercze"/>
                <w:rFonts w:ascii="Calibri" w:hAnsi="Calibri"/>
                <w:noProof/>
              </w:rPr>
              <w:t>4.4.</w:t>
            </w:r>
            <w:r w:rsidR="00991820">
              <w:rPr>
                <w:rFonts w:cstheme="minorBidi"/>
                <w:noProof/>
              </w:rPr>
              <w:tab/>
            </w:r>
            <w:r w:rsidR="00991820" w:rsidRPr="00062A49">
              <w:rPr>
                <w:rStyle w:val="Hipercze"/>
                <w:noProof/>
              </w:rPr>
              <w:t>Implementacja odczytu danych z kompasu</w:t>
            </w:r>
            <w:r w:rsidR="00991820">
              <w:rPr>
                <w:noProof/>
                <w:webHidden/>
              </w:rPr>
              <w:tab/>
            </w:r>
            <w:r w:rsidR="00991820">
              <w:rPr>
                <w:noProof/>
                <w:webHidden/>
              </w:rPr>
              <w:fldChar w:fldCharType="begin"/>
            </w:r>
            <w:r w:rsidR="00991820">
              <w:rPr>
                <w:noProof/>
                <w:webHidden/>
              </w:rPr>
              <w:instrText xml:space="preserve"> PAGEREF _Toc439954643 \h </w:instrText>
            </w:r>
            <w:r w:rsidR="00991820">
              <w:rPr>
                <w:noProof/>
                <w:webHidden/>
              </w:rPr>
            </w:r>
            <w:r w:rsidR="00991820">
              <w:rPr>
                <w:noProof/>
                <w:webHidden/>
              </w:rPr>
              <w:fldChar w:fldCharType="separate"/>
            </w:r>
            <w:r w:rsidR="00991820">
              <w:rPr>
                <w:noProof/>
                <w:webHidden/>
              </w:rPr>
              <w:t>20</w:t>
            </w:r>
            <w:r w:rsidR="00991820">
              <w:rPr>
                <w:noProof/>
                <w:webHidden/>
              </w:rPr>
              <w:fldChar w:fldCharType="end"/>
            </w:r>
          </w:hyperlink>
        </w:p>
        <w:p w14:paraId="7A523997" w14:textId="77777777" w:rsidR="00991820" w:rsidRDefault="00D0792A">
          <w:pPr>
            <w:pStyle w:val="Spistreci2"/>
            <w:rPr>
              <w:rFonts w:cstheme="minorBidi"/>
              <w:noProof/>
            </w:rPr>
          </w:pPr>
          <w:hyperlink w:anchor="_Toc439954644" w:history="1">
            <w:r w:rsidR="00991820" w:rsidRPr="00062A49">
              <w:rPr>
                <w:rStyle w:val="Hipercze"/>
                <w:rFonts w:ascii="Calibri" w:hAnsi="Calibri"/>
                <w:noProof/>
              </w:rPr>
              <w:t>4.5.</w:t>
            </w:r>
            <w:r w:rsidR="00991820">
              <w:rPr>
                <w:rFonts w:cstheme="minorBidi"/>
                <w:noProof/>
              </w:rPr>
              <w:tab/>
            </w:r>
            <w:r w:rsidR="00991820" w:rsidRPr="00062A49">
              <w:rPr>
                <w:rStyle w:val="Hipercze"/>
                <w:noProof/>
              </w:rPr>
              <w:t>Implementacja regulatora PID</w:t>
            </w:r>
            <w:r w:rsidR="00991820">
              <w:rPr>
                <w:noProof/>
                <w:webHidden/>
              </w:rPr>
              <w:tab/>
            </w:r>
            <w:r w:rsidR="00991820">
              <w:rPr>
                <w:noProof/>
                <w:webHidden/>
              </w:rPr>
              <w:fldChar w:fldCharType="begin"/>
            </w:r>
            <w:r w:rsidR="00991820">
              <w:rPr>
                <w:noProof/>
                <w:webHidden/>
              </w:rPr>
              <w:instrText xml:space="preserve"> PAGEREF _Toc439954644 \h </w:instrText>
            </w:r>
            <w:r w:rsidR="00991820">
              <w:rPr>
                <w:noProof/>
                <w:webHidden/>
              </w:rPr>
            </w:r>
            <w:r w:rsidR="00991820">
              <w:rPr>
                <w:noProof/>
                <w:webHidden/>
              </w:rPr>
              <w:fldChar w:fldCharType="separate"/>
            </w:r>
            <w:r w:rsidR="00991820">
              <w:rPr>
                <w:noProof/>
                <w:webHidden/>
              </w:rPr>
              <w:t>21</w:t>
            </w:r>
            <w:r w:rsidR="00991820">
              <w:rPr>
                <w:noProof/>
                <w:webHidden/>
              </w:rPr>
              <w:fldChar w:fldCharType="end"/>
            </w:r>
          </w:hyperlink>
        </w:p>
        <w:p w14:paraId="3F784640" w14:textId="77777777" w:rsidR="00991820" w:rsidRDefault="00D0792A">
          <w:pPr>
            <w:pStyle w:val="Spistreci2"/>
            <w:rPr>
              <w:rFonts w:cstheme="minorBidi"/>
              <w:noProof/>
            </w:rPr>
          </w:pPr>
          <w:hyperlink w:anchor="_Toc439954645" w:history="1">
            <w:r w:rsidR="00991820" w:rsidRPr="00062A49">
              <w:rPr>
                <w:rStyle w:val="Hipercze"/>
                <w:rFonts w:ascii="Calibri" w:hAnsi="Calibri"/>
                <w:noProof/>
              </w:rPr>
              <w:t>4.6.</w:t>
            </w:r>
            <w:r w:rsidR="00991820">
              <w:rPr>
                <w:rFonts w:cstheme="minorBidi"/>
                <w:noProof/>
              </w:rPr>
              <w:tab/>
            </w:r>
            <w:r w:rsidR="00991820" w:rsidRPr="00062A49">
              <w:rPr>
                <w:rStyle w:val="Hipercze"/>
                <w:noProof/>
              </w:rPr>
              <w:t>Główna pętla algorytmu stabilizacji</w:t>
            </w:r>
            <w:r w:rsidR="00991820">
              <w:rPr>
                <w:noProof/>
                <w:webHidden/>
              </w:rPr>
              <w:tab/>
            </w:r>
            <w:r w:rsidR="00991820">
              <w:rPr>
                <w:noProof/>
                <w:webHidden/>
              </w:rPr>
              <w:fldChar w:fldCharType="begin"/>
            </w:r>
            <w:r w:rsidR="00991820">
              <w:rPr>
                <w:noProof/>
                <w:webHidden/>
              </w:rPr>
              <w:instrText xml:space="preserve"> PAGEREF _Toc439954645 \h </w:instrText>
            </w:r>
            <w:r w:rsidR="00991820">
              <w:rPr>
                <w:noProof/>
                <w:webHidden/>
              </w:rPr>
            </w:r>
            <w:r w:rsidR="00991820">
              <w:rPr>
                <w:noProof/>
                <w:webHidden/>
              </w:rPr>
              <w:fldChar w:fldCharType="separate"/>
            </w:r>
            <w:r w:rsidR="00991820">
              <w:rPr>
                <w:noProof/>
                <w:webHidden/>
              </w:rPr>
              <w:t>22</w:t>
            </w:r>
            <w:r w:rsidR="00991820">
              <w:rPr>
                <w:noProof/>
                <w:webHidden/>
              </w:rPr>
              <w:fldChar w:fldCharType="end"/>
            </w:r>
          </w:hyperlink>
        </w:p>
        <w:p w14:paraId="042BCA6A" w14:textId="77777777" w:rsidR="00991820" w:rsidRDefault="00D0792A">
          <w:pPr>
            <w:pStyle w:val="Spistreci1"/>
            <w:tabs>
              <w:tab w:val="left" w:pos="440"/>
              <w:tab w:val="right" w:leader="dot" w:pos="9061"/>
            </w:tabs>
            <w:rPr>
              <w:rFonts w:cstheme="minorBidi"/>
              <w:noProof/>
            </w:rPr>
          </w:pPr>
          <w:hyperlink w:anchor="_Toc439954646" w:history="1">
            <w:r w:rsidR="00991820" w:rsidRPr="00062A49">
              <w:rPr>
                <w:rStyle w:val="Hipercze"/>
                <w:rFonts w:ascii="Calibri" w:hAnsi="Calibri"/>
                <w:noProof/>
              </w:rPr>
              <w:t>5.</w:t>
            </w:r>
            <w:r w:rsidR="00991820">
              <w:rPr>
                <w:rFonts w:cstheme="minorBidi"/>
                <w:noProof/>
              </w:rPr>
              <w:tab/>
            </w:r>
            <w:r w:rsidR="00991820" w:rsidRPr="00062A49">
              <w:rPr>
                <w:rStyle w:val="Hipercze"/>
                <w:noProof/>
              </w:rPr>
              <w:t>Wyniki</w:t>
            </w:r>
            <w:r w:rsidR="00991820">
              <w:rPr>
                <w:noProof/>
                <w:webHidden/>
              </w:rPr>
              <w:tab/>
            </w:r>
            <w:r w:rsidR="00991820">
              <w:rPr>
                <w:noProof/>
                <w:webHidden/>
              </w:rPr>
              <w:fldChar w:fldCharType="begin"/>
            </w:r>
            <w:r w:rsidR="00991820">
              <w:rPr>
                <w:noProof/>
                <w:webHidden/>
              </w:rPr>
              <w:instrText xml:space="preserve"> PAGEREF _Toc439954646 \h </w:instrText>
            </w:r>
            <w:r w:rsidR="00991820">
              <w:rPr>
                <w:noProof/>
                <w:webHidden/>
              </w:rPr>
            </w:r>
            <w:r w:rsidR="00991820">
              <w:rPr>
                <w:noProof/>
                <w:webHidden/>
              </w:rPr>
              <w:fldChar w:fldCharType="separate"/>
            </w:r>
            <w:r w:rsidR="00991820">
              <w:rPr>
                <w:noProof/>
                <w:webHidden/>
              </w:rPr>
              <w:t>25</w:t>
            </w:r>
            <w:r w:rsidR="00991820">
              <w:rPr>
                <w:noProof/>
                <w:webHidden/>
              </w:rPr>
              <w:fldChar w:fldCharType="end"/>
            </w:r>
          </w:hyperlink>
        </w:p>
        <w:p w14:paraId="1F00EAB9" w14:textId="77777777" w:rsidR="00991820" w:rsidRDefault="00D0792A">
          <w:pPr>
            <w:pStyle w:val="Spistreci2"/>
            <w:rPr>
              <w:rFonts w:cstheme="minorBidi"/>
              <w:noProof/>
            </w:rPr>
          </w:pPr>
          <w:hyperlink w:anchor="_Toc439954647" w:history="1">
            <w:r w:rsidR="00991820" w:rsidRPr="00062A49">
              <w:rPr>
                <w:rStyle w:val="Hipercze"/>
                <w:rFonts w:ascii="Calibri" w:hAnsi="Calibri"/>
                <w:noProof/>
              </w:rPr>
              <w:t>5.1.</w:t>
            </w:r>
            <w:r w:rsidR="00991820">
              <w:rPr>
                <w:rFonts w:cstheme="minorBidi"/>
                <w:noProof/>
              </w:rPr>
              <w:tab/>
            </w:r>
            <w:r w:rsidR="00991820" w:rsidRPr="00062A49">
              <w:rPr>
                <w:rStyle w:val="Hipercze"/>
                <w:noProof/>
              </w:rPr>
              <w:t>Omówienie uzyskanych odczytów z żyroskopu i akcelerometru</w:t>
            </w:r>
            <w:r w:rsidR="00991820">
              <w:rPr>
                <w:noProof/>
                <w:webHidden/>
              </w:rPr>
              <w:tab/>
            </w:r>
            <w:r w:rsidR="00991820">
              <w:rPr>
                <w:noProof/>
                <w:webHidden/>
              </w:rPr>
              <w:fldChar w:fldCharType="begin"/>
            </w:r>
            <w:r w:rsidR="00991820">
              <w:rPr>
                <w:noProof/>
                <w:webHidden/>
              </w:rPr>
              <w:instrText xml:space="preserve"> PAGEREF _Toc439954647 \h </w:instrText>
            </w:r>
            <w:r w:rsidR="00991820">
              <w:rPr>
                <w:noProof/>
                <w:webHidden/>
              </w:rPr>
            </w:r>
            <w:r w:rsidR="00991820">
              <w:rPr>
                <w:noProof/>
                <w:webHidden/>
              </w:rPr>
              <w:fldChar w:fldCharType="separate"/>
            </w:r>
            <w:r w:rsidR="00991820">
              <w:rPr>
                <w:noProof/>
                <w:webHidden/>
              </w:rPr>
              <w:t>25</w:t>
            </w:r>
            <w:r w:rsidR="00991820">
              <w:rPr>
                <w:noProof/>
                <w:webHidden/>
              </w:rPr>
              <w:fldChar w:fldCharType="end"/>
            </w:r>
          </w:hyperlink>
        </w:p>
        <w:p w14:paraId="0139871D" w14:textId="77777777" w:rsidR="00991820" w:rsidRDefault="00D0792A">
          <w:pPr>
            <w:pStyle w:val="Spistreci2"/>
            <w:rPr>
              <w:rFonts w:cstheme="minorBidi"/>
              <w:noProof/>
            </w:rPr>
          </w:pPr>
          <w:hyperlink w:anchor="_Toc439954648" w:history="1">
            <w:r w:rsidR="00991820" w:rsidRPr="00062A49">
              <w:rPr>
                <w:rStyle w:val="Hipercze"/>
                <w:rFonts w:ascii="Calibri" w:hAnsi="Calibri"/>
                <w:noProof/>
              </w:rPr>
              <w:t>5.2.</w:t>
            </w:r>
            <w:r w:rsidR="00991820">
              <w:rPr>
                <w:rFonts w:cstheme="minorBidi"/>
                <w:noProof/>
              </w:rPr>
              <w:tab/>
            </w:r>
            <w:r w:rsidR="00991820" w:rsidRPr="00062A49">
              <w:rPr>
                <w:rStyle w:val="Hipercze"/>
                <w:noProof/>
              </w:rPr>
              <w:t>Stabilizacja quadcoptera dla poszczególnych osi z osobna</w:t>
            </w:r>
            <w:r w:rsidR="00991820">
              <w:rPr>
                <w:noProof/>
                <w:webHidden/>
              </w:rPr>
              <w:tab/>
            </w:r>
            <w:r w:rsidR="00991820">
              <w:rPr>
                <w:noProof/>
                <w:webHidden/>
              </w:rPr>
              <w:fldChar w:fldCharType="begin"/>
            </w:r>
            <w:r w:rsidR="00991820">
              <w:rPr>
                <w:noProof/>
                <w:webHidden/>
              </w:rPr>
              <w:instrText xml:space="preserve"> PAGEREF _Toc439954648 \h </w:instrText>
            </w:r>
            <w:r w:rsidR="00991820">
              <w:rPr>
                <w:noProof/>
                <w:webHidden/>
              </w:rPr>
            </w:r>
            <w:r w:rsidR="00991820">
              <w:rPr>
                <w:noProof/>
                <w:webHidden/>
              </w:rPr>
              <w:fldChar w:fldCharType="separate"/>
            </w:r>
            <w:r w:rsidR="00991820">
              <w:rPr>
                <w:noProof/>
                <w:webHidden/>
              </w:rPr>
              <w:t>27</w:t>
            </w:r>
            <w:r w:rsidR="00991820">
              <w:rPr>
                <w:noProof/>
                <w:webHidden/>
              </w:rPr>
              <w:fldChar w:fldCharType="end"/>
            </w:r>
          </w:hyperlink>
        </w:p>
        <w:p w14:paraId="17011717" w14:textId="77777777" w:rsidR="00991820" w:rsidRDefault="00D0792A">
          <w:pPr>
            <w:pStyle w:val="Spistreci2"/>
            <w:rPr>
              <w:rFonts w:cstheme="minorBidi"/>
              <w:noProof/>
            </w:rPr>
          </w:pPr>
          <w:hyperlink w:anchor="_Toc439954649" w:history="1">
            <w:r w:rsidR="00991820" w:rsidRPr="00062A49">
              <w:rPr>
                <w:rStyle w:val="Hipercze"/>
                <w:rFonts w:ascii="Calibri" w:hAnsi="Calibri"/>
                <w:noProof/>
              </w:rPr>
              <w:t>5.3.</w:t>
            </w:r>
            <w:r w:rsidR="00991820">
              <w:rPr>
                <w:rFonts w:cstheme="minorBidi"/>
                <w:noProof/>
              </w:rPr>
              <w:tab/>
            </w:r>
            <w:r w:rsidR="00991820" w:rsidRPr="00062A49">
              <w:rPr>
                <w:rStyle w:val="Hipercze"/>
                <w:noProof/>
              </w:rPr>
              <w:t>Stabilizacja właściwa quadcoptera</w:t>
            </w:r>
            <w:r w:rsidR="00991820">
              <w:rPr>
                <w:noProof/>
                <w:webHidden/>
              </w:rPr>
              <w:tab/>
            </w:r>
            <w:r w:rsidR="00991820">
              <w:rPr>
                <w:noProof/>
                <w:webHidden/>
              </w:rPr>
              <w:fldChar w:fldCharType="begin"/>
            </w:r>
            <w:r w:rsidR="00991820">
              <w:rPr>
                <w:noProof/>
                <w:webHidden/>
              </w:rPr>
              <w:instrText xml:space="preserve"> PAGEREF _Toc439954649 \h </w:instrText>
            </w:r>
            <w:r w:rsidR="00991820">
              <w:rPr>
                <w:noProof/>
                <w:webHidden/>
              </w:rPr>
            </w:r>
            <w:r w:rsidR="00991820">
              <w:rPr>
                <w:noProof/>
                <w:webHidden/>
              </w:rPr>
              <w:fldChar w:fldCharType="separate"/>
            </w:r>
            <w:r w:rsidR="00991820">
              <w:rPr>
                <w:noProof/>
                <w:webHidden/>
              </w:rPr>
              <w:t>29</w:t>
            </w:r>
            <w:r w:rsidR="00991820">
              <w:rPr>
                <w:noProof/>
                <w:webHidden/>
              </w:rPr>
              <w:fldChar w:fldCharType="end"/>
            </w:r>
          </w:hyperlink>
        </w:p>
        <w:p w14:paraId="1FDF7FA3" w14:textId="77777777" w:rsidR="00991820" w:rsidRDefault="00D0792A">
          <w:pPr>
            <w:pStyle w:val="Spistreci1"/>
            <w:tabs>
              <w:tab w:val="left" w:pos="440"/>
              <w:tab w:val="right" w:leader="dot" w:pos="9061"/>
            </w:tabs>
            <w:rPr>
              <w:rFonts w:cstheme="minorBidi"/>
              <w:noProof/>
            </w:rPr>
          </w:pPr>
          <w:hyperlink w:anchor="_Toc439954650" w:history="1">
            <w:r w:rsidR="00991820" w:rsidRPr="00062A49">
              <w:rPr>
                <w:rStyle w:val="Hipercze"/>
                <w:rFonts w:ascii="Calibri" w:hAnsi="Calibri"/>
                <w:noProof/>
              </w:rPr>
              <w:t>6.</w:t>
            </w:r>
            <w:r w:rsidR="00991820">
              <w:rPr>
                <w:rFonts w:cstheme="minorBidi"/>
                <w:noProof/>
              </w:rPr>
              <w:tab/>
            </w:r>
            <w:r w:rsidR="00991820" w:rsidRPr="00062A49">
              <w:rPr>
                <w:rStyle w:val="Hipercze"/>
                <w:noProof/>
              </w:rPr>
              <w:t>Podsumowanie i wnioski</w:t>
            </w:r>
            <w:r w:rsidR="00991820">
              <w:rPr>
                <w:noProof/>
                <w:webHidden/>
              </w:rPr>
              <w:tab/>
            </w:r>
            <w:r w:rsidR="00991820">
              <w:rPr>
                <w:noProof/>
                <w:webHidden/>
              </w:rPr>
              <w:fldChar w:fldCharType="begin"/>
            </w:r>
            <w:r w:rsidR="00991820">
              <w:rPr>
                <w:noProof/>
                <w:webHidden/>
              </w:rPr>
              <w:instrText xml:space="preserve"> PAGEREF _Toc439954650 \h </w:instrText>
            </w:r>
            <w:r w:rsidR="00991820">
              <w:rPr>
                <w:noProof/>
                <w:webHidden/>
              </w:rPr>
            </w:r>
            <w:r w:rsidR="00991820">
              <w:rPr>
                <w:noProof/>
                <w:webHidden/>
              </w:rPr>
              <w:fldChar w:fldCharType="separate"/>
            </w:r>
            <w:r w:rsidR="00991820">
              <w:rPr>
                <w:noProof/>
                <w:webHidden/>
              </w:rPr>
              <w:t>31</w:t>
            </w:r>
            <w:r w:rsidR="00991820">
              <w:rPr>
                <w:noProof/>
                <w:webHidden/>
              </w:rPr>
              <w:fldChar w:fldCharType="end"/>
            </w:r>
          </w:hyperlink>
        </w:p>
        <w:p w14:paraId="5C304A9F" w14:textId="77777777" w:rsidR="00991820" w:rsidRDefault="00D0792A">
          <w:pPr>
            <w:pStyle w:val="Spistreci1"/>
            <w:tabs>
              <w:tab w:val="left" w:pos="440"/>
              <w:tab w:val="right" w:leader="dot" w:pos="9061"/>
            </w:tabs>
            <w:rPr>
              <w:rFonts w:cstheme="minorBidi"/>
              <w:noProof/>
            </w:rPr>
          </w:pPr>
          <w:hyperlink w:anchor="_Toc439954651" w:history="1">
            <w:r w:rsidR="00991820" w:rsidRPr="00062A49">
              <w:rPr>
                <w:rStyle w:val="Hipercze"/>
                <w:rFonts w:ascii="Calibri" w:eastAsia="Times New Roman" w:hAnsi="Calibri"/>
                <w:noProof/>
              </w:rPr>
              <w:t>7.</w:t>
            </w:r>
            <w:r w:rsidR="00991820">
              <w:rPr>
                <w:rFonts w:cstheme="minorBidi"/>
                <w:noProof/>
              </w:rPr>
              <w:tab/>
            </w:r>
            <w:r w:rsidR="00991820" w:rsidRPr="00062A49">
              <w:rPr>
                <w:rStyle w:val="Hipercze"/>
                <w:noProof/>
              </w:rPr>
              <w:t>Bibliografia</w:t>
            </w:r>
            <w:r w:rsidR="00991820">
              <w:rPr>
                <w:noProof/>
                <w:webHidden/>
              </w:rPr>
              <w:tab/>
            </w:r>
            <w:r w:rsidR="00991820">
              <w:rPr>
                <w:noProof/>
                <w:webHidden/>
              </w:rPr>
              <w:fldChar w:fldCharType="begin"/>
            </w:r>
            <w:r w:rsidR="00991820">
              <w:rPr>
                <w:noProof/>
                <w:webHidden/>
              </w:rPr>
              <w:instrText xml:space="preserve"> PAGEREF _Toc439954651 \h </w:instrText>
            </w:r>
            <w:r w:rsidR="00991820">
              <w:rPr>
                <w:noProof/>
                <w:webHidden/>
              </w:rPr>
            </w:r>
            <w:r w:rsidR="00991820">
              <w:rPr>
                <w:noProof/>
                <w:webHidden/>
              </w:rPr>
              <w:fldChar w:fldCharType="separate"/>
            </w:r>
            <w:r w:rsidR="00991820">
              <w:rPr>
                <w:noProof/>
                <w:webHidden/>
              </w:rPr>
              <w:t>33</w:t>
            </w:r>
            <w:r w:rsidR="00991820">
              <w:rPr>
                <w:noProof/>
                <w:webHidden/>
              </w:rPr>
              <w:fldChar w:fldCharType="end"/>
            </w:r>
          </w:hyperlink>
        </w:p>
        <w:p w14:paraId="7BA3002D" w14:textId="3F0DB9F9" w:rsidR="00D61714" w:rsidRPr="00D61714" w:rsidRDefault="00D61714" w:rsidP="00D61714">
          <w:r w:rsidRPr="00D61714">
            <w:rPr>
              <w:b/>
              <w:bCs/>
              <w:noProof/>
            </w:rPr>
            <w:fldChar w:fldCharType="end"/>
          </w:r>
        </w:p>
      </w:sdtContent>
    </w:sdt>
    <w:p w14:paraId="5FA606D9" w14:textId="680FB25E" w:rsidR="001C5AE8" w:rsidRPr="00D61714" w:rsidRDefault="00A5066B" w:rsidP="00D61714">
      <w:pPr>
        <w:keepNext/>
        <w:keepLines/>
        <w:numPr>
          <w:ilvl w:val="0"/>
          <w:numId w:val="2"/>
        </w:numPr>
        <w:spacing w:after="0"/>
        <w:ind w:hanging="360"/>
        <w:contextualSpacing/>
      </w:pPr>
      <w:r w:rsidRPr="00D61714">
        <w:br w:type="page"/>
      </w:r>
    </w:p>
    <w:p w14:paraId="7F61931D" w14:textId="77777777" w:rsidR="00121C36" w:rsidRPr="00991820" w:rsidRDefault="00AB2A17" w:rsidP="00991820">
      <w:pPr>
        <w:pStyle w:val="Nagwek1"/>
      </w:pPr>
      <w:bookmarkStart w:id="0" w:name="_Toc439954631"/>
      <w:r w:rsidRPr="00991820">
        <w:lastRenderedPageBreak/>
        <w:t>Wstęp</w:t>
      </w:r>
      <w:bookmarkEnd w:id="0"/>
    </w:p>
    <w:p w14:paraId="7F628574" w14:textId="53AE642F" w:rsidR="005928F1" w:rsidRPr="00732021" w:rsidRDefault="005928F1" w:rsidP="00732021">
      <w:pPr>
        <w:ind w:firstLine="567"/>
        <w:jc w:val="both"/>
      </w:pPr>
      <w:r w:rsidRPr="00D61714">
        <w:rPr>
          <w:color w:val="auto"/>
        </w:rPr>
        <w:t xml:space="preserve">Ludzie zawsze dążyli do udoskonalania świata wokół siebie, a głównie do tego, aby życie stało się łatwiejsze. Jeszcze kilka lat temu drony były technologią zarezerwowaną wyłącznie dla wojska. Dziś są w zasięgu ręki każdego z nas. Używają ich firmy z branży filmowej i reklamowej. Coraz częściej spotkamy też amatorskie filmiki nagrywane przy pomocy dronów. Wraz z upływem lat sprzęt ten jest coraz bardziej doskonały, ma coraz więcej </w:t>
      </w:r>
      <w:r w:rsidRPr="00732021">
        <w:t>możliwości no i jest ogólnie dostępny.</w:t>
      </w:r>
    </w:p>
    <w:p w14:paraId="01A6B991" w14:textId="562B6CAD" w:rsidR="005928F1" w:rsidRPr="00732021" w:rsidRDefault="005928F1" w:rsidP="00732021">
      <w:pPr>
        <w:ind w:firstLine="567"/>
        <w:jc w:val="both"/>
      </w:pPr>
      <w:r w:rsidRPr="00732021">
        <w:t>Drony przestają być już tylko technologiczną ciekawostką, coraz więcej firm szuka możliwości "zatrudniania" ich w przedsiębiorstwie. Drony w branży filmowej i reklamowej za sprawą niespotykanych wcześniej możliwości w zakresie fotografowania czy filmowania wnoszą nową jakość. Leśnicy w poszukiwaniu potencjalnego zagrożenia przeczesują za ich pomocą lasy. Spółki energetyczne wykorzystują je do monitorowania stanu instalacji, a firmy ochroniarskie do kompleksowego monitoringu obiektów. Drony są wykorzystywane przez instytuty badawcze, wykorzystuje je także dużo służb cywilnych.</w:t>
      </w:r>
    </w:p>
    <w:p w14:paraId="2329DE71" w14:textId="77777777" w:rsidR="00003E2D" w:rsidRPr="005E6B4A" w:rsidRDefault="005928F1" w:rsidP="005E6B4A">
      <w:pPr>
        <w:ind w:firstLine="567"/>
        <w:jc w:val="both"/>
      </w:pPr>
      <w:r w:rsidRPr="005E6B4A">
        <w:t>Należy też wspomnieć o rozrywkowej funkcji tych urządzeń, gdyż to doskonały sposób na spędzanie wolnego czasu. Należy jednak zawsze pamiętać o właściwy</w:t>
      </w:r>
      <w:r w:rsidR="007A5F0A" w:rsidRPr="005E6B4A">
        <w:t>m wykorzystywaniu tego sprzętu.</w:t>
      </w:r>
      <w:r w:rsidR="00003E2D" w:rsidRPr="005E6B4A">
        <w:t xml:space="preserve"> </w:t>
      </w:r>
    </w:p>
    <w:p w14:paraId="1CC755D2" w14:textId="2DAFC019" w:rsidR="008E2A45" w:rsidRDefault="005521B6" w:rsidP="00003E2D">
      <w:pPr>
        <w:ind w:firstLine="567"/>
        <w:jc w:val="both"/>
      </w:pPr>
      <w:r>
        <w:t>Główną motywacją do stworzenia własnego</w:t>
      </w:r>
      <w:r w:rsidR="009E274B">
        <w:t xml:space="preserve"> quadcoptera był fakt, iż można go wykorzystywać do własnych celów. „Gotowe” quadcoptery są przeznaczone tylko do latania czy nagrywania filmów. Nie ma możliwości wykorzystania takiego quadcoptera w inny sposób. Budując własnego quadcoptera mamy możliwość wykonywania nim innych zadań jak </w:t>
      </w:r>
      <w:r w:rsidR="007A5F0A">
        <w:t>np.</w:t>
      </w:r>
      <w:r w:rsidR="009E274B">
        <w:t xml:space="preserve">: </w:t>
      </w:r>
      <w:r w:rsidR="007A5F0A">
        <w:t xml:space="preserve">samodzielne wyszukiwanie najlepszej trasy, by jak najszybciej dolecieć do celu lub aby zużyć jak najmniej energii, wykonywanie określonych przez nas zadań(dostarczyć paczkę, skanować obiekt w celu stworzenia modelu 3D). Tworząc własnego quadcoptera można go, zatem łatwo dostosować do własnych </w:t>
      </w:r>
      <w:commentRangeStart w:id="1"/>
      <w:r w:rsidR="007A5F0A">
        <w:t>potrzeb</w:t>
      </w:r>
      <w:commentRangeEnd w:id="1"/>
      <w:r w:rsidR="00E627CF">
        <w:rPr>
          <w:rStyle w:val="Odwoaniedokomentarza"/>
        </w:rPr>
        <w:commentReference w:id="1"/>
      </w:r>
      <w:r w:rsidR="007A5F0A">
        <w:t>.</w:t>
      </w:r>
    </w:p>
    <w:p w14:paraId="4A695A1F" w14:textId="77777777" w:rsidR="008E2A45" w:rsidRDefault="008E2A45">
      <w:pPr>
        <w:spacing w:after="0"/>
        <w:jc w:val="both"/>
      </w:pPr>
      <w:r>
        <w:br w:type="page"/>
      </w:r>
    </w:p>
    <w:p w14:paraId="5D55A908" w14:textId="77777777" w:rsidR="00121C36" w:rsidRPr="008E2A45" w:rsidRDefault="00AB2A17" w:rsidP="00991820">
      <w:pPr>
        <w:pStyle w:val="Nagwek1"/>
      </w:pPr>
      <w:bookmarkStart w:id="2" w:name="_Toc439954632"/>
      <w:r w:rsidRPr="008E2A45">
        <w:lastRenderedPageBreak/>
        <w:t>Sprzęt elektroniczny</w:t>
      </w:r>
      <w:bookmarkEnd w:id="2"/>
    </w:p>
    <w:p w14:paraId="3A428E85" w14:textId="6D6A07C7" w:rsidR="005A795D" w:rsidRPr="008E2A45" w:rsidRDefault="00AB2A17" w:rsidP="008E2A45">
      <w:pPr>
        <w:pStyle w:val="Nagwek2"/>
        <w:keepLines w:val="0"/>
        <w:rPr>
          <w:rFonts w:eastAsia="Calibri"/>
        </w:rPr>
      </w:pPr>
      <w:bookmarkStart w:id="3" w:name="_Toc439954633"/>
      <w:r w:rsidRPr="008E2A45">
        <w:rPr>
          <w:rFonts w:eastAsia="Calibri"/>
        </w:rPr>
        <w:t>Raspberry Pi</w:t>
      </w:r>
      <w:bookmarkEnd w:id="3"/>
    </w:p>
    <w:p w14:paraId="4F7EF403" w14:textId="6A3B36CE" w:rsidR="00BA2056" w:rsidRDefault="0016554C" w:rsidP="00A53185">
      <w:pPr>
        <w:pStyle w:val="Legenda"/>
        <w:suppressLineNumbers w:val="0"/>
        <w:ind w:firstLine="360"/>
        <w:jc w:val="both"/>
        <w:rPr>
          <w:rFonts w:eastAsia="Calibri" w:cs="Times New Roman"/>
          <w:i w:val="0"/>
        </w:rPr>
      </w:pPr>
      <w:r w:rsidRPr="00D61714">
        <w:rPr>
          <w:rFonts w:eastAsia="Calibri" w:cs="Times New Roman"/>
          <w:i w:val="0"/>
        </w:rPr>
        <w:t>Raspberry Pi</w:t>
      </w:r>
      <w:r w:rsidR="008E2A45">
        <w:rPr>
          <w:rFonts w:eastAsia="Calibri" w:cs="Times New Roman"/>
          <w:i w:val="0"/>
        </w:rPr>
        <w:t xml:space="preserve"> [1]</w:t>
      </w:r>
      <w:r w:rsidR="00B20131" w:rsidRPr="00D61714">
        <w:rPr>
          <w:rFonts w:eastAsia="Calibri" w:cs="Times New Roman"/>
          <w:i w:val="0"/>
        </w:rPr>
        <w:t xml:space="preserve"> (</w:t>
      </w:r>
      <w:r w:rsidR="00B20131" w:rsidRPr="00D61714">
        <w:rPr>
          <w:rFonts w:eastAsia="Calibri" w:cs="Times New Roman"/>
          <w:i w:val="0"/>
          <w:color w:val="auto"/>
        </w:rPr>
        <w:t>rysunek</w:t>
      </w:r>
      <w:r w:rsidR="000C334E" w:rsidRPr="00D61714">
        <w:rPr>
          <w:rFonts w:eastAsia="Calibri" w:cs="Times New Roman"/>
          <w:i w:val="0"/>
          <w:color w:val="auto"/>
        </w:rPr>
        <w:t xml:space="preserve"> numer 1</w:t>
      </w:r>
      <w:r w:rsidR="00B20131" w:rsidRPr="00D61714">
        <w:rPr>
          <w:rFonts w:eastAsia="Calibri" w:cs="Times New Roman"/>
          <w:i w:val="0"/>
        </w:rPr>
        <w:t>)</w:t>
      </w:r>
      <w:r w:rsidRPr="00D61714">
        <w:rPr>
          <w:rFonts w:eastAsia="Calibri" w:cs="Times New Roman"/>
          <w:i w:val="0"/>
        </w:rPr>
        <w:t xml:space="preserve"> to n</w:t>
      </w:r>
      <w:r w:rsidR="005A795D" w:rsidRPr="00D61714">
        <w:rPr>
          <w:rFonts w:eastAsia="Calibri" w:cs="Times New Roman"/>
          <w:i w:val="0"/>
        </w:rPr>
        <w:t xml:space="preserve">iewielki komputer wielkości portfela, stworzony głównie w </w:t>
      </w:r>
      <w:r w:rsidR="00642FFC" w:rsidRPr="00D61714">
        <w:rPr>
          <w:rFonts w:eastAsia="Calibri" w:cs="Times New Roman"/>
          <w:i w:val="0"/>
        </w:rPr>
        <w:t>celach edukacyjnych. Produkowany jest</w:t>
      </w:r>
      <w:r w:rsidR="005A795D" w:rsidRPr="00D61714">
        <w:rPr>
          <w:rFonts w:eastAsia="Calibri" w:cs="Times New Roman"/>
          <w:i w:val="0"/>
        </w:rPr>
        <w:t xml:space="preserve"> w różnych wersjach. Urządzenie, mimo swojej wielkości, jest zdolne do wykorzystywania go w takich samych celach, co komputer osobisty, jak na przykład</w:t>
      </w:r>
      <w:r w:rsidR="00642FFC" w:rsidRPr="00D61714">
        <w:rPr>
          <w:rFonts w:eastAsia="Calibri" w:cs="Times New Roman"/>
          <w:i w:val="0"/>
        </w:rPr>
        <w:t xml:space="preserve"> tworzenie dokumentów, oglądanie</w:t>
      </w:r>
      <w:r w:rsidR="005A795D" w:rsidRPr="00D61714">
        <w:rPr>
          <w:rFonts w:eastAsia="Calibri" w:cs="Times New Roman"/>
          <w:i w:val="0"/>
        </w:rPr>
        <w:t xml:space="preserve"> filmów w wysokiej rozdzielczości czy przeglądanie stron internetowych.</w:t>
      </w:r>
    </w:p>
    <w:p w14:paraId="2419B4DB" w14:textId="1F744278" w:rsidR="005A795D" w:rsidRPr="00D61714" w:rsidRDefault="00BA2056" w:rsidP="00BA2056">
      <w:pPr>
        <w:pStyle w:val="Legenda"/>
        <w:suppressLineNumbers w:val="0"/>
        <w:ind w:firstLine="360"/>
        <w:jc w:val="center"/>
        <w:rPr>
          <w:rFonts w:eastAsia="Calibri" w:cs="Times New Roman"/>
          <w:i w:val="0"/>
        </w:rPr>
      </w:pPr>
      <w:r w:rsidRPr="00D61714">
        <w:rPr>
          <w:noProof/>
        </w:rPr>
        <w:drawing>
          <wp:inline distT="0" distB="0" distL="0" distR="0" wp14:anchorId="1A1435A6" wp14:editId="145AE4D1">
            <wp:extent cx="4892040" cy="3264408"/>
            <wp:effectExtent l="0" t="0" r="3810" b="0"/>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92040" cy="3264408"/>
                    </a:xfrm>
                    <a:prstGeom prst="rect">
                      <a:avLst/>
                    </a:prstGeom>
                    <a:noFill/>
                    <a:ln>
                      <a:noFill/>
                    </a:ln>
                  </pic:spPr>
                </pic:pic>
              </a:graphicData>
            </a:graphic>
          </wp:inline>
        </w:drawing>
      </w:r>
      <w:r w:rsidRPr="00D61714">
        <w:rPr>
          <w:noProof/>
        </w:rPr>
        <mc:AlternateContent>
          <mc:Choice Requires="wps">
            <w:drawing>
              <wp:inline distT="0" distB="0" distL="0" distR="0" wp14:anchorId="0310F7A8" wp14:editId="3CF9A014">
                <wp:extent cx="4892040" cy="635"/>
                <wp:effectExtent l="0" t="0" r="3810" b="5715"/>
                <wp:docPr id="12" name="Text Box 12"/>
                <wp:cNvGraphicFramePr/>
                <a:graphic xmlns:a="http://schemas.openxmlformats.org/drawingml/2006/main">
                  <a:graphicData uri="http://schemas.microsoft.com/office/word/2010/wordprocessingShape">
                    <wps:wsp>
                      <wps:cNvSpPr txBox="1"/>
                      <wps:spPr>
                        <a:xfrm>
                          <a:off x="0" y="0"/>
                          <a:ext cx="4892040" cy="635"/>
                        </a:xfrm>
                        <a:prstGeom prst="rect">
                          <a:avLst/>
                        </a:prstGeom>
                        <a:solidFill>
                          <a:prstClr val="white"/>
                        </a:solidFill>
                        <a:ln>
                          <a:noFill/>
                        </a:ln>
                        <a:effectLst/>
                      </wps:spPr>
                      <wps:txbx>
                        <w:txbxContent>
                          <w:p w14:paraId="313347D2" w14:textId="58CFCE87" w:rsidR="007D5562" w:rsidRPr="00C777FE" w:rsidRDefault="007D5562" w:rsidP="00BA2056">
                            <w:pPr>
                              <w:pStyle w:val="Legenda"/>
                              <w:jc w:val="center"/>
                              <w:rPr>
                                <w:rFonts w:cs="Times New Roman"/>
                                <w:noProof/>
                                <w:color w:val="2E74B5" w:themeColor="accent1" w:themeShade="BF"/>
                                <w:sz w:val="20"/>
                                <w:szCs w:val="20"/>
                              </w:rPr>
                            </w:pPr>
                            <w:r w:rsidRPr="00C777FE">
                              <w:rPr>
                                <w:color w:val="2E74B5" w:themeColor="accent1" w:themeShade="BF"/>
                                <w:sz w:val="20"/>
                                <w:szCs w:val="20"/>
                              </w:rPr>
                              <w:t xml:space="preserve">Rysunek </w:t>
                            </w:r>
                            <w:r w:rsidRPr="00C777FE">
                              <w:rPr>
                                <w:color w:val="2E74B5" w:themeColor="accent1" w:themeShade="BF"/>
                                <w:sz w:val="20"/>
                                <w:szCs w:val="20"/>
                              </w:rPr>
                              <w:fldChar w:fldCharType="begin"/>
                            </w:r>
                            <w:r w:rsidRPr="00C777FE">
                              <w:rPr>
                                <w:color w:val="2E74B5" w:themeColor="accent1" w:themeShade="BF"/>
                                <w:sz w:val="20"/>
                                <w:szCs w:val="20"/>
                              </w:rPr>
                              <w:instrText xml:space="preserve"> SEQ Rysunek \* ARABIC </w:instrText>
                            </w:r>
                            <w:r w:rsidRPr="00C777FE">
                              <w:rPr>
                                <w:color w:val="2E74B5" w:themeColor="accent1" w:themeShade="BF"/>
                                <w:sz w:val="20"/>
                                <w:szCs w:val="20"/>
                              </w:rPr>
                              <w:fldChar w:fldCharType="separate"/>
                            </w:r>
                            <w:r w:rsidRPr="00C777FE">
                              <w:rPr>
                                <w:noProof/>
                                <w:color w:val="2E74B5" w:themeColor="accent1" w:themeShade="BF"/>
                                <w:sz w:val="20"/>
                                <w:szCs w:val="20"/>
                              </w:rPr>
                              <w:t>1</w:t>
                            </w:r>
                            <w:r w:rsidRPr="00C777FE">
                              <w:rPr>
                                <w:color w:val="2E74B5" w:themeColor="accent1" w:themeShade="BF"/>
                                <w:sz w:val="20"/>
                                <w:szCs w:val="20"/>
                              </w:rPr>
                              <w:fldChar w:fldCharType="end"/>
                            </w:r>
                            <w:r w:rsidRPr="00C777FE">
                              <w:rPr>
                                <w:color w:val="2E74B5" w:themeColor="accent1" w:themeShade="BF"/>
                                <w:sz w:val="20"/>
                                <w:szCs w:val="20"/>
                              </w:rPr>
                              <w:t>.</w:t>
                            </w:r>
                            <w:r w:rsidRPr="00C777FE">
                              <w:rPr>
                                <w:noProof/>
                                <w:color w:val="2E74B5" w:themeColor="accent1" w:themeShade="BF"/>
                                <w:sz w:val="20"/>
                                <w:szCs w:val="20"/>
                              </w:rPr>
                              <w:t xml:space="preserve"> Raspberry Pi 2 B</w:t>
                            </w:r>
                            <w:r w:rsidRPr="00C777FE">
                              <w:rPr>
                                <w:noProof/>
                                <w:color w:val="2E74B5" w:themeColor="accent1" w:themeShade="BF"/>
                                <w:sz w:val="20"/>
                                <w:szCs w:val="20"/>
                              </w:rPr>
                              <w:br/>
                              <w:t xml:space="preserve">źródło: </w:t>
                            </w:r>
                            <w:hyperlink r:id="rId13" w:history="1">
                              <w:r w:rsidRPr="00C777FE">
                                <w:rPr>
                                  <w:rStyle w:val="Hipercze"/>
                                  <w:noProof/>
                                  <w:color w:val="2E74B5" w:themeColor="accent1" w:themeShade="BF"/>
                                  <w:sz w:val="20"/>
                                  <w:szCs w:val="20"/>
                                  <w:u w:val="none"/>
                                </w:rPr>
                                <w:t>https://en.wikipedia.org/wiki/Raspberry_Pi</w:t>
                              </w:r>
                            </w:hyperlink>
                            <w:r w:rsidRPr="00C777FE">
                              <w:rPr>
                                <w:noProof/>
                                <w:color w:val="2E74B5" w:themeColor="accent1" w:themeShade="BF"/>
                                <w:sz w:val="20"/>
                                <w:szCs w:val="20"/>
                              </w:rPr>
                              <w:t xml:space="preserve"> </w:t>
                            </w:r>
                            <w:r w:rsidRPr="00C777FE">
                              <w:rPr>
                                <w:rFonts w:cs="Times New Roman"/>
                                <w:color w:val="2E74B5" w:themeColor="accent1" w:themeShade="BF"/>
                                <w:sz w:val="20"/>
                                <w:szCs w:val="20"/>
                              </w:rPr>
                              <w:t>z dnia 2/11/2015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0310F7A8" id="_x0000_t202" coordsize="21600,21600" o:spt="202" path="m,l,21600r21600,l21600,xe">
                <v:stroke joinstyle="miter"/>
                <v:path gradientshapeok="t" o:connecttype="rect"/>
              </v:shapetype>
              <v:shape id="Text Box 12" o:spid="_x0000_s1027" type="#_x0000_t202" style="width:38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" stroked="f">
                <v:textbox style="mso-fit-shape-to-text:t" inset="0,0,0,0">
                  <w:txbxContent>
                    <w:p w14:paraId="313347D2" w14:textId="58CFCE87" w:rsidR="007D5562" w:rsidRPr="00C777FE" w:rsidRDefault="007D5562" w:rsidP="00BA2056">
                      <w:pPr>
                        <w:pStyle w:val="Caption"/>
                        <w:jc w:val="center"/>
                        <w:rPr>
                          <w:rFonts w:cs="Times New Roman"/>
                          <w:noProof/>
                          <w:color w:val="2E74B5" w:themeColor="accent1" w:themeShade="BF"/>
                          <w:sz w:val="20"/>
                          <w:szCs w:val="20"/>
                        </w:rPr>
                      </w:pPr>
                      <w:r w:rsidRPr="00C777FE">
                        <w:rPr>
                          <w:color w:val="2E74B5" w:themeColor="accent1" w:themeShade="BF"/>
                          <w:sz w:val="20"/>
                          <w:szCs w:val="20"/>
                        </w:rPr>
                        <w:t xml:space="preserve">Rysunek </w:t>
                      </w:r>
                      <w:r w:rsidRPr="00C777FE">
                        <w:rPr>
                          <w:color w:val="2E74B5" w:themeColor="accent1" w:themeShade="BF"/>
                          <w:sz w:val="20"/>
                          <w:szCs w:val="20"/>
                        </w:rPr>
                        <w:fldChar w:fldCharType="begin"/>
                      </w:r>
                      <w:r w:rsidRPr="00C777FE">
                        <w:rPr>
                          <w:color w:val="2E74B5" w:themeColor="accent1" w:themeShade="BF"/>
                          <w:sz w:val="20"/>
                          <w:szCs w:val="20"/>
                        </w:rPr>
                        <w:instrText xml:space="preserve"> SEQ Rysunek \* ARABIC </w:instrText>
                      </w:r>
                      <w:r w:rsidRPr="00C777FE">
                        <w:rPr>
                          <w:color w:val="2E74B5" w:themeColor="accent1" w:themeShade="BF"/>
                          <w:sz w:val="20"/>
                          <w:szCs w:val="20"/>
                        </w:rPr>
                        <w:fldChar w:fldCharType="separate"/>
                      </w:r>
                      <w:r w:rsidRPr="00C777FE">
                        <w:rPr>
                          <w:noProof/>
                          <w:color w:val="2E74B5" w:themeColor="accent1" w:themeShade="BF"/>
                          <w:sz w:val="20"/>
                          <w:szCs w:val="20"/>
                        </w:rPr>
                        <w:t>1</w:t>
                      </w:r>
                      <w:r w:rsidRPr="00C777FE">
                        <w:rPr>
                          <w:color w:val="2E74B5" w:themeColor="accent1" w:themeShade="BF"/>
                          <w:sz w:val="20"/>
                          <w:szCs w:val="20"/>
                        </w:rPr>
                        <w:fldChar w:fldCharType="end"/>
                      </w:r>
                      <w:r w:rsidRPr="00C777FE">
                        <w:rPr>
                          <w:color w:val="2E74B5" w:themeColor="accent1" w:themeShade="BF"/>
                          <w:sz w:val="20"/>
                          <w:szCs w:val="20"/>
                        </w:rPr>
                        <w:t>.</w:t>
                      </w:r>
                      <w:r w:rsidRPr="00C777FE">
                        <w:rPr>
                          <w:noProof/>
                          <w:color w:val="2E74B5" w:themeColor="accent1" w:themeShade="BF"/>
                          <w:sz w:val="20"/>
                          <w:szCs w:val="20"/>
                        </w:rPr>
                        <w:t xml:space="preserve"> Raspberry Pi 2 B</w:t>
                      </w:r>
                      <w:r w:rsidRPr="00C777FE">
                        <w:rPr>
                          <w:noProof/>
                          <w:color w:val="2E74B5" w:themeColor="accent1" w:themeShade="BF"/>
                          <w:sz w:val="20"/>
                          <w:szCs w:val="20"/>
                        </w:rPr>
                        <w:br/>
                        <w:t xml:space="preserve">źródło: </w:t>
                      </w:r>
                      <w:hyperlink r:id="rId14" w:history="1">
                        <w:r w:rsidRPr="00C777FE">
                          <w:rPr>
                            <w:rStyle w:val="Hyperlink"/>
                            <w:noProof/>
                            <w:color w:val="2E74B5" w:themeColor="accent1" w:themeShade="BF"/>
                            <w:sz w:val="20"/>
                            <w:szCs w:val="20"/>
                            <w:u w:val="none"/>
                          </w:rPr>
                          <w:t>https://en.wikipedia.org/wiki/Raspberry_Pi</w:t>
                        </w:r>
                      </w:hyperlink>
                      <w:r w:rsidRPr="00C777FE">
                        <w:rPr>
                          <w:noProof/>
                          <w:color w:val="2E74B5" w:themeColor="accent1" w:themeShade="BF"/>
                          <w:sz w:val="20"/>
                          <w:szCs w:val="20"/>
                        </w:rPr>
                        <w:t xml:space="preserve"> </w:t>
                      </w:r>
                      <w:r w:rsidRPr="00C777FE">
                        <w:rPr>
                          <w:rFonts w:cs="Times New Roman"/>
                          <w:color w:val="2E74B5" w:themeColor="accent1" w:themeShade="BF"/>
                          <w:sz w:val="20"/>
                          <w:szCs w:val="20"/>
                        </w:rPr>
                        <w:t>z dnia 2/11/2015</w:t>
                      </w:r>
                    </w:p>
                  </w:txbxContent>
                </v:textbox>
                <w10:anchorlock/>
              </v:shape>
            </w:pict>
          </mc:Fallback>
        </mc:AlternateContent>
      </w:r>
    </w:p>
    <w:p w14:paraId="3E29D70C" w14:textId="63CEABEE" w:rsidR="005928F1" w:rsidRPr="00D61714" w:rsidRDefault="005A795D" w:rsidP="00A10FE7">
      <w:pPr>
        <w:pStyle w:val="Legenda"/>
        <w:suppressLineNumbers w:val="0"/>
        <w:ind w:firstLine="360"/>
        <w:jc w:val="both"/>
        <w:rPr>
          <w:rFonts w:eastAsia="Calibri" w:cs="Times New Roman"/>
          <w:i w:val="0"/>
        </w:rPr>
      </w:pPr>
      <w:r w:rsidRPr="00D61714">
        <w:rPr>
          <w:rFonts w:eastAsia="Calibri" w:cs="Times New Roman"/>
          <w:i w:val="0"/>
        </w:rPr>
        <w:t>Wersja</w:t>
      </w:r>
      <w:r w:rsidR="000C334E" w:rsidRPr="00D61714">
        <w:rPr>
          <w:rFonts w:eastAsia="Calibri" w:cs="Times New Roman"/>
          <w:i w:val="0"/>
        </w:rPr>
        <w:t xml:space="preserve"> Raspberry Pi 2 model B</w:t>
      </w:r>
      <w:r w:rsidRPr="00D61714">
        <w:rPr>
          <w:rFonts w:eastAsia="Calibri" w:cs="Times New Roman"/>
          <w:i w:val="0"/>
        </w:rPr>
        <w:t xml:space="preserve">, która została </w:t>
      </w:r>
      <w:r w:rsidR="0016554C" w:rsidRPr="00D61714">
        <w:rPr>
          <w:rFonts w:eastAsia="Calibri" w:cs="Times New Roman"/>
          <w:i w:val="0"/>
        </w:rPr>
        <w:t>wykorzystana w projekcie</w:t>
      </w:r>
      <w:r w:rsidR="00BA6CC5" w:rsidRPr="00D61714">
        <w:rPr>
          <w:rFonts w:eastAsia="Calibri" w:cs="Times New Roman"/>
          <w:i w:val="0"/>
        </w:rPr>
        <w:t xml:space="preserve"> </w:t>
      </w:r>
      <w:r w:rsidRPr="00D61714">
        <w:rPr>
          <w:rFonts w:eastAsia="Calibri" w:cs="Times New Roman"/>
          <w:i w:val="0"/>
        </w:rPr>
        <w:t xml:space="preserve">opiera się na układzie Broadcom BCM2835, w którego skład wchodzi procesor </w:t>
      </w:r>
      <w:r w:rsidRPr="00D61714">
        <w:rPr>
          <w:rFonts w:eastAsia="Calibri" w:cs="Times New Roman"/>
          <w:i w:val="0"/>
          <w:shd w:val="clear" w:color="auto" w:fill="F9F9F9"/>
        </w:rPr>
        <w:t>ARM1176JZF-S</w:t>
      </w:r>
      <w:r w:rsidRPr="00D61714">
        <w:rPr>
          <w:rFonts w:eastAsia="Calibri" w:cs="Times New Roman"/>
          <w:i w:val="0"/>
        </w:rPr>
        <w:t xml:space="preserve"> o mocy 700MHz oraz 1 GB pamięci ram, które jest również współdzielone z procesorem graficznym. Urządzenie posiada również cztery wejścia USB, wyjście na kartę microSD, wyjście Ethernet, wyjście microUSB służące do zasilania, wyjście muz</w:t>
      </w:r>
      <w:r w:rsidR="000016F1">
        <w:rPr>
          <w:rFonts w:eastAsia="Calibri" w:cs="Times New Roman"/>
          <w:i w:val="0"/>
        </w:rPr>
        <w:t>yczne Jack 3,5 mm, wyjście HDMI</w:t>
      </w:r>
      <w:r w:rsidRPr="00D61714">
        <w:rPr>
          <w:rFonts w:eastAsia="Calibri" w:cs="Times New Roman"/>
          <w:i w:val="0"/>
        </w:rPr>
        <w:t xml:space="preserve"> oraz 40 pinów GPIO</w:t>
      </w:r>
      <w:r w:rsidR="00470093" w:rsidRPr="00D61714">
        <w:rPr>
          <w:rFonts w:eastAsia="Calibri" w:cs="Times New Roman"/>
          <w:i w:val="0"/>
        </w:rPr>
        <w:t xml:space="preserve"> (</w:t>
      </w:r>
      <w:r w:rsidR="000C334E" w:rsidRPr="00D61714">
        <w:rPr>
          <w:rFonts w:eastAsia="Calibri" w:cs="Times New Roman"/>
          <w:i w:val="0"/>
          <w:color w:val="000000" w:themeColor="text1"/>
        </w:rPr>
        <w:t>General Purpose Input/Output</w:t>
      </w:r>
      <w:r w:rsidR="00470093" w:rsidRPr="00D61714">
        <w:rPr>
          <w:rFonts w:eastAsia="Calibri" w:cs="Times New Roman"/>
          <w:i w:val="0"/>
        </w:rPr>
        <w:t>)</w:t>
      </w:r>
      <w:r w:rsidR="005928F1" w:rsidRPr="00D61714">
        <w:rPr>
          <w:rFonts w:eastAsia="Calibri" w:cs="Times New Roman"/>
          <w:i w:val="0"/>
        </w:rPr>
        <w:t>.</w:t>
      </w:r>
    </w:p>
    <w:p w14:paraId="3EC64B9E" w14:textId="77777777" w:rsidR="00E277DE" w:rsidRDefault="00C5197E" w:rsidP="00E277DE">
      <w:pPr>
        <w:pStyle w:val="Legenda"/>
        <w:suppressLineNumbers w:val="0"/>
        <w:ind w:firstLine="360"/>
        <w:jc w:val="both"/>
        <w:rPr>
          <w:rFonts w:eastAsia="Calibri" w:cs="Times New Roman"/>
          <w:i w:val="0"/>
        </w:rPr>
      </w:pPr>
      <w:r w:rsidRPr="00D61714">
        <w:rPr>
          <w:rFonts w:eastAsia="Calibri" w:cs="Times New Roman"/>
          <w:i w:val="0"/>
        </w:rPr>
        <w:t xml:space="preserve">Komputery Raspberry Pi </w:t>
      </w:r>
      <w:r w:rsidR="005A218B" w:rsidRPr="00D61714">
        <w:rPr>
          <w:rFonts w:eastAsia="Calibri" w:cs="Times New Roman"/>
          <w:i w:val="0"/>
        </w:rPr>
        <w:t xml:space="preserve">mogą pracować </w:t>
      </w:r>
      <w:r w:rsidR="005A795D" w:rsidRPr="00D61714">
        <w:rPr>
          <w:rFonts w:eastAsia="Calibri" w:cs="Times New Roman"/>
          <w:i w:val="0"/>
        </w:rPr>
        <w:t xml:space="preserve">głównie </w:t>
      </w:r>
      <w:r w:rsidR="005A218B" w:rsidRPr="00D61714">
        <w:rPr>
          <w:rFonts w:eastAsia="Calibri" w:cs="Times New Roman"/>
          <w:i w:val="0"/>
        </w:rPr>
        <w:t>pod kontrolą</w:t>
      </w:r>
      <w:r w:rsidR="005A795D" w:rsidRPr="00D61714">
        <w:rPr>
          <w:rFonts w:eastAsia="Calibri" w:cs="Times New Roman"/>
          <w:i w:val="0"/>
        </w:rPr>
        <w:t xml:space="preserve"> systemów ope</w:t>
      </w:r>
      <w:r w:rsidR="005A218B" w:rsidRPr="00D61714">
        <w:rPr>
          <w:rFonts w:eastAsia="Calibri" w:cs="Times New Roman"/>
          <w:i w:val="0"/>
        </w:rPr>
        <w:t>racyjnych opartych o jądro Linuks</w:t>
      </w:r>
      <w:r w:rsidR="005A795D" w:rsidRPr="00D61714">
        <w:rPr>
          <w:rFonts w:eastAsia="Calibri" w:cs="Times New Roman"/>
          <w:i w:val="0"/>
        </w:rPr>
        <w:t xml:space="preserve">a, jak </w:t>
      </w:r>
      <w:r w:rsidR="005A795D" w:rsidRPr="00D61714">
        <w:rPr>
          <w:rFonts w:eastAsia="Calibri" w:cs="Times New Roman"/>
        </w:rPr>
        <w:t>Raspbian,</w:t>
      </w:r>
      <w:r w:rsidR="005A795D" w:rsidRPr="00D61714">
        <w:rPr>
          <w:rFonts w:eastAsia="Calibri" w:cs="Times New Roman"/>
          <w:i w:val="0"/>
        </w:rPr>
        <w:t xml:space="preserve"> k</w:t>
      </w:r>
      <w:r w:rsidR="00642FFC" w:rsidRPr="00D61714">
        <w:rPr>
          <w:rFonts w:eastAsia="Calibri" w:cs="Times New Roman"/>
          <w:i w:val="0"/>
        </w:rPr>
        <w:t>tóry jest zoptymalizowaną wersją</w:t>
      </w:r>
      <w:r w:rsidR="005A795D" w:rsidRPr="00D61714">
        <w:rPr>
          <w:rFonts w:eastAsia="Calibri" w:cs="Times New Roman"/>
          <w:i w:val="0"/>
        </w:rPr>
        <w:t xml:space="preserve"> </w:t>
      </w:r>
      <w:r w:rsidR="00CF4B34" w:rsidRPr="00D61714">
        <w:rPr>
          <w:rFonts w:eastAsia="Calibri" w:cs="Times New Roman"/>
          <w:i w:val="0"/>
        </w:rPr>
        <w:t xml:space="preserve">dystrybucji </w:t>
      </w:r>
      <w:r w:rsidR="00CF4B34" w:rsidRPr="00D61714">
        <w:rPr>
          <w:rFonts w:eastAsia="Calibri" w:cs="Times New Roman"/>
        </w:rPr>
        <w:t>Debian</w:t>
      </w:r>
      <w:r w:rsidR="005A795D" w:rsidRPr="00D61714">
        <w:rPr>
          <w:rFonts w:eastAsia="Calibri" w:cs="Times New Roman"/>
          <w:i w:val="0"/>
        </w:rPr>
        <w:t xml:space="preserve">. </w:t>
      </w:r>
      <w:r w:rsidR="005A795D" w:rsidRPr="00D61714">
        <w:rPr>
          <w:rFonts w:eastAsia="Calibri" w:cs="Times New Roman"/>
          <w:i w:val="0"/>
        </w:rPr>
        <w:lastRenderedPageBreak/>
        <w:t xml:space="preserve">Użytkownik może również zainstalować </w:t>
      </w:r>
      <w:r w:rsidR="00C166EB" w:rsidRPr="00D61714">
        <w:rPr>
          <w:rFonts w:eastAsia="Calibri" w:cs="Times New Roman"/>
          <w:i w:val="0"/>
        </w:rPr>
        <w:t xml:space="preserve">na platformie </w:t>
      </w:r>
      <w:r w:rsidR="005A795D" w:rsidRPr="00D61714">
        <w:rPr>
          <w:rFonts w:eastAsia="Calibri" w:cs="Times New Roman"/>
          <w:i w:val="0"/>
        </w:rPr>
        <w:t>takie systemy jak Android Pi czy Windows 10. Do uruchomienia komputera wystarczy karta SD z zainstalowanym systemem oraz podłączenie myszki, kla</w:t>
      </w:r>
      <w:r w:rsidR="00642FFC" w:rsidRPr="00D61714">
        <w:rPr>
          <w:rFonts w:eastAsia="Calibri" w:cs="Times New Roman"/>
          <w:i w:val="0"/>
        </w:rPr>
        <w:t xml:space="preserve">wiatury, monitora oraz podłączenie </w:t>
      </w:r>
      <w:r w:rsidR="006801D3" w:rsidRPr="00D61714">
        <w:rPr>
          <w:rFonts w:eastAsia="Calibri" w:cs="Times New Roman"/>
          <w:i w:val="0"/>
        </w:rPr>
        <w:t>urządzenia do zasilania.</w:t>
      </w:r>
    </w:p>
    <w:p w14:paraId="42C7373B" w14:textId="77777777" w:rsidR="00F04BEC" w:rsidRDefault="005A795D" w:rsidP="00F04BEC">
      <w:pPr>
        <w:pStyle w:val="Legenda"/>
        <w:suppressLineNumbers w:val="0"/>
        <w:ind w:firstLine="360"/>
        <w:jc w:val="both"/>
        <w:rPr>
          <w:rFonts w:cs="Times New Roman"/>
          <w:i w:val="0"/>
          <w:noProof/>
          <w:lang w:eastAsia="en-US"/>
        </w:rPr>
      </w:pPr>
      <w:r w:rsidRPr="00E277DE">
        <w:rPr>
          <w:rFonts w:eastAsia="Calibri"/>
          <w:i w:val="0"/>
        </w:rPr>
        <w:t xml:space="preserve">Raspberry Pi posiada 40 pinów GPIO </w:t>
      </w:r>
      <w:r w:rsidRPr="00E277DE">
        <w:rPr>
          <w:rFonts w:eastAsia="Calibri"/>
          <w:i w:val="0"/>
          <w:color w:val="auto"/>
        </w:rPr>
        <w:t>(</w:t>
      </w:r>
      <w:r w:rsidR="000C334E" w:rsidRPr="00E277DE">
        <w:rPr>
          <w:rFonts w:eastAsia="Calibri"/>
          <w:i w:val="0"/>
          <w:color w:val="auto"/>
        </w:rPr>
        <w:t xml:space="preserve">rysunek </w:t>
      </w:r>
      <w:r w:rsidR="00E277DE" w:rsidRPr="00E277DE">
        <w:rPr>
          <w:rFonts w:eastAsia="Calibri"/>
          <w:i w:val="0"/>
          <w:color w:val="auto"/>
        </w:rPr>
        <w:t>nr 2). Piny</w:t>
      </w:r>
      <w:r w:rsidRPr="00E277DE">
        <w:rPr>
          <w:rFonts w:eastAsia="Calibri"/>
          <w:i w:val="0"/>
          <w:color w:val="auto"/>
        </w:rPr>
        <w:t xml:space="preserve"> </w:t>
      </w:r>
      <w:r w:rsidR="00642FFC" w:rsidRPr="00E277DE">
        <w:rPr>
          <w:rFonts w:eastAsia="Calibri"/>
          <w:i w:val="0"/>
        </w:rPr>
        <w:t>mogą być skonfigurowane zarówno, jako</w:t>
      </w:r>
      <w:r w:rsidRPr="00E277DE">
        <w:rPr>
          <w:rFonts w:eastAsia="Calibri"/>
          <w:i w:val="0"/>
        </w:rPr>
        <w:t xml:space="preserve"> wejściowe jak i wyjściowe. Wartości w pinach wyjściowych są danymi zarówno do odczytu jak i do zapisu, dane w pinach wejściowych służą jedynie do odczytu.</w:t>
      </w:r>
      <w:r w:rsidR="00BA2056" w:rsidRPr="00BA2056">
        <w:rPr>
          <w:rFonts w:cs="Times New Roman"/>
          <w:i w:val="0"/>
          <w:noProof/>
          <w:lang w:eastAsia="en-US"/>
        </w:rPr>
        <w:t xml:space="preserve"> </w:t>
      </w:r>
    </w:p>
    <w:p w14:paraId="3E8F67B9" w14:textId="6F9EB15D" w:rsidR="00E277DE" w:rsidRDefault="00BA2056" w:rsidP="00F04BEC">
      <w:pPr>
        <w:pStyle w:val="Legenda"/>
        <w:suppressLineNumbers w:val="0"/>
        <w:ind w:firstLine="360"/>
        <w:jc w:val="center"/>
        <w:rPr>
          <w:rFonts w:eastAsia="Calibri"/>
          <w:i w:val="0"/>
        </w:rPr>
      </w:pPr>
      <w:r w:rsidRPr="00E277DE">
        <w:rPr>
          <w:rFonts w:cs="Times New Roman"/>
          <w:i w:val="0"/>
          <w:noProof/>
        </w:rPr>
        <w:drawing>
          <wp:inline distT="0" distB="0" distL="0" distR="0" wp14:anchorId="257E0D39" wp14:editId="6FCE0844">
            <wp:extent cx="5043805" cy="1623060"/>
            <wp:effectExtent l="0" t="0" r="4445" b="0"/>
            <wp:docPr id="16" name="Picture 16" descr="GPIO pin number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PIO pin numbering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3805" cy="1623060"/>
                    </a:xfrm>
                    <a:prstGeom prst="rect">
                      <a:avLst/>
                    </a:prstGeom>
                    <a:noFill/>
                    <a:ln>
                      <a:noFill/>
                    </a:ln>
                  </pic:spPr>
                </pic:pic>
              </a:graphicData>
            </a:graphic>
          </wp:inline>
        </w:drawing>
      </w:r>
      <w:r w:rsidRPr="00E277DE">
        <w:rPr>
          <w:i w:val="0"/>
          <w:noProof/>
        </w:rPr>
        <mc:AlternateContent>
          <mc:Choice Requires="wps">
            <w:drawing>
              <wp:inline distT="0" distB="0" distL="0" distR="0" wp14:anchorId="459DFAF5" wp14:editId="080AEED8">
                <wp:extent cx="4686300" cy="635"/>
                <wp:effectExtent l="0" t="0" r="0" b="0"/>
                <wp:docPr id="13" name="Text Box 13"/>
                <wp:cNvGraphicFramePr/>
                <a:graphic xmlns:a="http://schemas.openxmlformats.org/drawingml/2006/main">
                  <a:graphicData uri="http://schemas.microsoft.com/office/word/2010/wordprocessingShape">
                    <wps:wsp>
                      <wps:cNvSpPr txBox="1"/>
                      <wps:spPr>
                        <a:xfrm>
                          <a:off x="0" y="0"/>
                          <a:ext cx="4686300" cy="635"/>
                        </a:xfrm>
                        <a:prstGeom prst="rect">
                          <a:avLst/>
                        </a:prstGeom>
                        <a:solidFill>
                          <a:prstClr val="white"/>
                        </a:solidFill>
                        <a:ln>
                          <a:noFill/>
                        </a:ln>
                        <a:effectLst/>
                      </wps:spPr>
                      <wps:txbx>
                        <w:txbxContent>
                          <w:p w14:paraId="235FCC7A" w14:textId="3730345C" w:rsidR="007D5562" w:rsidRPr="00C777FE" w:rsidRDefault="007D5562" w:rsidP="00BA2056">
                            <w:pPr>
                              <w:pStyle w:val="Legenda"/>
                              <w:jc w:val="center"/>
                              <w:rPr>
                                <w:rFonts w:cs="Times New Roman"/>
                                <w:noProof/>
                                <w:color w:val="2E74B5" w:themeColor="accent1" w:themeShade="BF"/>
                                <w:sz w:val="20"/>
                                <w:szCs w:val="20"/>
                              </w:rPr>
                            </w:pPr>
                            <w:r w:rsidRPr="00C777FE">
                              <w:rPr>
                                <w:color w:val="2E74B5" w:themeColor="accent1" w:themeShade="BF"/>
                                <w:sz w:val="20"/>
                                <w:szCs w:val="20"/>
                              </w:rPr>
                              <w:t xml:space="preserve">Rysunek </w:t>
                            </w:r>
                            <w:r w:rsidRPr="00C777FE">
                              <w:rPr>
                                <w:color w:val="2E74B5" w:themeColor="accent1" w:themeShade="BF"/>
                                <w:sz w:val="20"/>
                                <w:szCs w:val="20"/>
                              </w:rPr>
                              <w:fldChar w:fldCharType="begin"/>
                            </w:r>
                            <w:r w:rsidRPr="00C777FE">
                              <w:rPr>
                                <w:color w:val="2E74B5" w:themeColor="accent1" w:themeShade="BF"/>
                                <w:sz w:val="20"/>
                                <w:szCs w:val="20"/>
                              </w:rPr>
                              <w:instrText xml:space="preserve"> SEQ Rysunek \* ARABIC </w:instrText>
                            </w:r>
                            <w:r w:rsidRPr="00C777FE">
                              <w:rPr>
                                <w:color w:val="2E74B5" w:themeColor="accent1" w:themeShade="BF"/>
                                <w:sz w:val="20"/>
                                <w:szCs w:val="20"/>
                              </w:rPr>
                              <w:fldChar w:fldCharType="separate"/>
                            </w:r>
                            <w:r w:rsidRPr="00C777FE">
                              <w:rPr>
                                <w:noProof/>
                                <w:color w:val="2E74B5" w:themeColor="accent1" w:themeShade="BF"/>
                                <w:sz w:val="20"/>
                                <w:szCs w:val="20"/>
                              </w:rPr>
                              <w:t>2</w:t>
                            </w:r>
                            <w:r w:rsidRPr="00C777FE">
                              <w:rPr>
                                <w:color w:val="2E74B5" w:themeColor="accent1" w:themeShade="BF"/>
                                <w:sz w:val="20"/>
                                <w:szCs w:val="20"/>
                              </w:rPr>
                              <w:fldChar w:fldCharType="end"/>
                            </w:r>
                            <w:r w:rsidRPr="00C777FE">
                              <w:rPr>
                                <w:color w:val="2E74B5" w:themeColor="accent1" w:themeShade="BF"/>
                                <w:sz w:val="20"/>
                                <w:szCs w:val="20"/>
                              </w:rPr>
                              <w:t>.</w:t>
                            </w:r>
                            <w:r w:rsidRPr="00C777FE">
                              <w:rPr>
                                <w:noProof/>
                                <w:color w:val="2E74B5" w:themeColor="accent1" w:themeShade="BF"/>
                                <w:sz w:val="20"/>
                                <w:szCs w:val="20"/>
                              </w:rPr>
                              <w:t xml:space="preserve"> Raspberry Pi 2 B – piny GPIO</w:t>
                            </w:r>
                            <w:r w:rsidRPr="00C777FE">
                              <w:rPr>
                                <w:noProof/>
                                <w:color w:val="2E74B5" w:themeColor="accent1" w:themeShade="BF"/>
                                <w:sz w:val="20"/>
                                <w:szCs w:val="20"/>
                              </w:rPr>
                              <w:br/>
                              <w:t xml:space="preserve">źródło: </w:t>
                            </w:r>
                            <w:hyperlink r:id="rId16" w:history="1">
                              <w:r w:rsidRPr="00C777FE">
                                <w:rPr>
                                  <w:rStyle w:val="Hipercze"/>
                                  <w:noProof/>
                                  <w:color w:val="2E74B5" w:themeColor="accent1" w:themeShade="BF"/>
                                  <w:sz w:val="20"/>
                                  <w:szCs w:val="20"/>
                                  <w:u w:val="none"/>
                                </w:rPr>
                                <w:t>http://www.rpi-spy.co.uk/2014/07/raspberry-pi-b-gpio-header-details-and-pinout/</w:t>
                              </w:r>
                            </w:hyperlink>
                            <w:r w:rsidRPr="00C777FE">
                              <w:rPr>
                                <w:noProof/>
                                <w:color w:val="2E74B5" w:themeColor="accent1" w:themeShade="BF"/>
                                <w:sz w:val="20"/>
                                <w:szCs w:val="20"/>
                              </w:rPr>
                              <w:t xml:space="preserve"> </w:t>
                            </w:r>
                            <w:r w:rsidRPr="00C777FE">
                              <w:rPr>
                                <w:rFonts w:cs="Times New Roman"/>
                                <w:color w:val="2E74B5" w:themeColor="accent1" w:themeShade="BF"/>
                                <w:sz w:val="20"/>
                                <w:szCs w:val="20"/>
                              </w:rPr>
                              <w:t>z dnia 2/11/2015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59DFAF5" id="Text Box 13" o:spid="_x0000_s1028" type="#_x0000_t202" style="width:36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" stroked="f">
                <v:textbox style="mso-fit-shape-to-text:t" inset="0,0,0,0">
                  <w:txbxContent>
                    <w:p w14:paraId="235FCC7A" w14:textId="3730345C" w:rsidR="007D5562" w:rsidRPr="00C777FE" w:rsidRDefault="007D5562" w:rsidP="00BA2056">
                      <w:pPr>
                        <w:pStyle w:val="Caption"/>
                        <w:jc w:val="center"/>
                        <w:rPr>
                          <w:rFonts w:cs="Times New Roman"/>
                          <w:noProof/>
                          <w:color w:val="2E74B5" w:themeColor="accent1" w:themeShade="BF"/>
                          <w:sz w:val="20"/>
                          <w:szCs w:val="20"/>
                        </w:rPr>
                      </w:pPr>
                      <w:r w:rsidRPr="00C777FE">
                        <w:rPr>
                          <w:color w:val="2E74B5" w:themeColor="accent1" w:themeShade="BF"/>
                          <w:sz w:val="20"/>
                          <w:szCs w:val="20"/>
                        </w:rPr>
                        <w:t xml:space="preserve">Rysunek </w:t>
                      </w:r>
                      <w:r w:rsidRPr="00C777FE">
                        <w:rPr>
                          <w:color w:val="2E74B5" w:themeColor="accent1" w:themeShade="BF"/>
                          <w:sz w:val="20"/>
                          <w:szCs w:val="20"/>
                        </w:rPr>
                        <w:fldChar w:fldCharType="begin"/>
                      </w:r>
                      <w:r w:rsidRPr="00C777FE">
                        <w:rPr>
                          <w:color w:val="2E74B5" w:themeColor="accent1" w:themeShade="BF"/>
                          <w:sz w:val="20"/>
                          <w:szCs w:val="20"/>
                        </w:rPr>
                        <w:instrText xml:space="preserve"> SEQ Rysunek \* ARABIC </w:instrText>
                      </w:r>
                      <w:r w:rsidRPr="00C777FE">
                        <w:rPr>
                          <w:color w:val="2E74B5" w:themeColor="accent1" w:themeShade="BF"/>
                          <w:sz w:val="20"/>
                          <w:szCs w:val="20"/>
                        </w:rPr>
                        <w:fldChar w:fldCharType="separate"/>
                      </w:r>
                      <w:r w:rsidRPr="00C777FE">
                        <w:rPr>
                          <w:noProof/>
                          <w:color w:val="2E74B5" w:themeColor="accent1" w:themeShade="BF"/>
                          <w:sz w:val="20"/>
                          <w:szCs w:val="20"/>
                        </w:rPr>
                        <w:t>2</w:t>
                      </w:r>
                      <w:r w:rsidRPr="00C777FE">
                        <w:rPr>
                          <w:color w:val="2E74B5" w:themeColor="accent1" w:themeShade="BF"/>
                          <w:sz w:val="20"/>
                          <w:szCs w:val="20"/>
                        </w:rPr>
                        <w:fldChar w:fldCharType="end"/>
                      </w:r>
                      <w:r w:rsidRPr="00C777FE">
                        <w:rPr>
                          <w:color w:val="2E74B5" w:themeColor="accent1" w:themeShade="BF"/>
                          <w:sz w:val="20"/>
                          <w:szCs w:val="20"/>
                        </w:rPr>
                        <w:t>.</w:t>
                      </w:r>
                      <w:r w:rsidRPr="00C777FE">
                        <w:rPr>
                          <w:noProof/>
                          <w:color w:val="2E74B5" w:themeColor="accent1" w:themeShade="BF"/>
                          <w:sz w:val="20"/>
                          <w:szCs w:val="20"/>
                        </w:rPr>
                        <w:t xml:space="preserve"> Raspberry Pi 2 B – piny GPIO</w:t>
                      </w:r>
                      <w:r w:rsidRPr="00C777FE">
                        <w:rPr>
                          <w:noProof/>
                          <w:color w:val="2E74B5" w:themeColor="accent1" w:themeShade="BF"/>
                          <w:sz w:val="20"/>
                          <w:szCs w:val="20"/>
                        </w:rPr>
                        <w:br/>
                        <w:t xml:space="preserve">źródło: </w:t>
                      </w:r>
                      <w:hyperlink r:id="rId17" w:history="1">
                        <w:r w:rsidRPr="00C777FE">
                          <w:rPr>
                            <w:rStyle w:val="Hyperlink"/>
                            <w:noProof/>
                            <w:color w:val="2E74B5" w:themeColor="accent1" w:themeShade="BF"/>
                            <w:sz w:val="20"/>
                            <w:szCs w:val="20"/>
                            <w:u w:val="none"/>
                          </w:rPr>
                          <w:t>http://www.rpi-spy.co.uk/2014/07/raspberry-pi-b-gpio-header-details-and-pinout/</w:t>
                        </w:r>
                      </w:hyperlink>
                      <w:r w:rsidRPr="00C777FE">
                        <w:rPr>
                          <w:noProof/>
                          <w:color w:val="2E74B5" w:themeColor="accent1" w:themeShade="BF"/>
                          <w:sz w:val="20"/>
                          <w:szCs w:val="20"/>
                        </w:rPr>
                        <w:t xml:space="preserve"> </w:t>
                      </w:r>
                      <w:r w:rsidRPr="00C777FE">
                        <w:rPr>
                          <w:rFonts w:cs="Times New Roman"/>
                          <w:color w:val="2E74B5" w:themeColor="accent1" w:themeShade="BF"/>
                          <w:sz w:val="20"/>
                          <w:szCs w:val="20"/>
                        </w:rPr>
                        <w:t>z dnia 2/11/2015</w:t>
                      </w:r>
                    </w:p>
                  </w:txbxContent>
                </v:textbox>
                <w10:anchorlock/>
              </v:shape>
            </w:pict>
          </mc:Fallback>
        </mc:AlternateContent>
      </w:r>
    </w:p>
    <w:p w14:paraId="44168F36" w14:textId="276E4FC2" w:rsidR="005A795D" w:rsidRDefault="005A795D" w:rsidP="00BA2056">
      <w:pPr>
        <w:pStyle w:val="Legenda"/>
        <w:suppressLineNumbers w:val="0"/>
        <w:ind w:firstLine="360"/>
        <w:jc w:val="both"/>
        <w:rPr>
          <w:rFonts w:eastAsia="Calibri"/>
          <w:i w:val="0"/>
        </w:rPr>
      </w:pPr>
      <w:r w:rsidRPr="00E277DE">
        <w:rPr>
          <w:rFonts w:eastAsia="Calibri"/>
          <w:i w:val="0"/>
        </w:rPr>
        <w:t>Wśród pinów mo</w:t>
      </w:r>
      <w:r w:rsidR="00642FFC" w:rsidRPr="00E277DE">
        <w:rPr>
          <w:rFonts w:eastAsia="Calibri"/>
          <w:i w:val="0"/>
        </w:rPr>
        <w:t>żemy również wyróżnić magistralę</w:t>
      </w:r>
      <w:r w:rsidRPr="00E277DE">
        <w:rPr>
          <w:rFonts w:eastAsia="Calibri"/>
          <w:i w:val="0"/>
        </w:rPr>
        <w:t xml:space="preserve"> komunikacyjną I2C</w:t>
      </w:r>
      <w:r w:rsidR="000016F1">
        <w:rPr>
          <w:rFonts w:eastAsia="Calibri"/>
          <w:i w:val="0"/>
        </w:rPr>
        <w:t xml:space="preserve"> </w:t>
      </w:r>
      <w:r w:rsidRPr="00E277DE">
        <w:rPr>
          <w:rFonts w:eastAsia="Calibri"/>
          <w:i w:val="0"/>
        </w:rPr>
        <w:t>(</w:t>
      </w:r>
      <w:r w:rsidR="000016F1">
        <w:rPr>
          <w:rFonts w:eastAsia="Calibri"/>
          <w:i w:val="0"/>
        </w:rPr>
        <w:t>Inter-Integrated C</w:t>
      </w:r>
      <w:r w:rsidRPr="00E277DE">
        <w:rPr>
          <w:rFonts w:eastAsia="Calibri"/>
          <w:i w:val="0"/>
        </w:rPr>
        <w:t>ircuit</w:t>
      </w:r>
      <w:r w:rsidR="00BA2056">
        <w:rPr>
          <w:rFonts w:eastAsia="Calibri"/>
          <w:i w:val="0"/>
        </w:rPr>
        <w:t>)</w:t>
      </w:r>
      <w:r w:rsidRPr="00E277DE">
        <w:rPr>
          <w:rFonts w:eastAsia="Calibri"/>
          <w:i w:val="0"/>
        </w:rPr>
        <w:t>, magistrala do przesyłania danych w urządzeniach elektronicznych, posiada wiele węzłów master, przepustowość do 3</w:t>
      </w:r>
      <w:del w:id="4" w:author="Łukasz" w:date="2016-01-03T23:43:00Z">
        <w:r w:rsidRPr="00E277DE" w:rsidDel="00E627CF">
          <w:rPr>
            <w:rFonts w:eastAsia="Calibri"/>
            <w:i w:val="0"/>
          </w:rPr>
          <w:delText>,</w:delText>
        </w:r>
      </w:del>
      <w:ins w:id="5" w:author="Łukasz" w:date="2016-01-03T23:43:00Z">
        <w:r w:rsidR="00E627CF">
          <w:rPr>
            <w:rFonts w:eastAsia="Calibri"/>
            <w:i w:val="0"/>
          </w:rPr>
          <w:t>.</w:t>
        </w:r>
      </w:ins>
      <w:r w:rsidRPr="00E277DE">
        <w:rPr>
          <w:rFonts w:eastAsia="Calibri"/>
          <w:i w:val="0"/>
        </w:rPr>
        <w:t>4 MBit, 7 bitowe adresy węzłów slave, każde urządzenie podpięte do magistrali posiada własny adres, dane podzielone są na 8 bitowe części, kilka bitów kontrolujących komunikacje jak nadawca, odbiorca, kierunek przesyłu danych</w:t>
      </w:r>
      <w:r w:rsidR="00BA2056">
        <w:rPr>
          <w:rFonts w:eastAsia="Calibri"/>
          <w:i w:val="0"/>
        </w:rPr>
        <w:t>,</w:t>
      </w:r>
      <w:r w:rsidRPr="00E277DE">
        <w:rPr>
          <w:rFonts w:eastAsia="Calibri"/>
          <w:i w:val="0"/>
        </w:rPr>
        <w:t xml:space="preserve"> SPI(Serial Peripheral Interface</w:t>
      </w:r>
      <w:r w:rsidR="00BA2056">
        <w:rPr>
          <w:rFonts w:eastAsia="Calibri"/>
          <w:i w:val="0"/>
        </w:rPr>
        <w:t>)</w:t>
      </w:r>
      <w:r w:rsidRPr="00E277DE">
        <w:rPr>
          <w:rFonts w:eastAsia="Calibri"/>
          <w:i w:val="0"/>
        </w:rPr>
        <w:t>, szeregowy, synchroniczny interfejs urządzeń peryferyjnych, posiada jeden węzeł master, komunikacja odbywa się za pomocą trzech linii, z układu peryferyjnego, do układu per</w:t>
      </w:r>
      <w:r w:rsidR="00BA2056">
        <w:rPr>
          <w:rFonts w:eastAsia="Calibri"/>
          <w:i w:val="0"/>
        </w:rPr>
        <w:t>yferyjnego i sygnału zegarowego</w:t>
      </w:r>
      <w:r w:rsidRPr="00E277DE">
        <w:rPr>
          <w:rFonts w:eastAsia="Calibri"/>
          <w:i w:val="0"/>
        </w:rPr>
        <w:t>, UART(Universal Asynchronous Receiver and Transmitter</w:t>
      </w:r>
      <w:r w:rsidR="00BA2056">
        <w:rPr>
          <w:rFonts w:eastAsia="Calibri"/>
          <w:i w:val="0"/>
        </w:rPr>
        <w:t>)</w:t>
      </w:r>
      <w:r w:rsidRPr="00E277DE">
        <w:rPr>
          <w:rFonts w:eastAsia="Calibri"/>
          <w:i w:val="0"/>
        </w:rPr>
        <w:t xml:space="preserve">, układ scalony używany do tłumaczenia danych pomiędzy transmisją równoległą a transmisją szeregową, konwertuje strumień bitów w bajty, </w:t>
      </w:r>
      <w:r w:rsidR="00BA2056">
        <w:rPr>
          <w:rFonts w:eastAsia="Calibri"/>
          <w:i w:val="0"/>
        </w:rPr>
        <w:t>które komputer może przetworzyć</w:t>
      </w:r>
      <w:r w:rsidRPr="00E277DE">
        <w:rPr>
          <w:rFonts w:eastAsia="Calibri"/>
          <w:i w:val="0"/>
        </w:rPr>
        <w:t>, PWM</w:t>
      </w:r>
      <w:r w:rsidR="00BD3D0D">
        <w:rPr>
          <w:rFonts w:eastAsia="Calibri"/>
          <w:i w:val="0"/>
        </w:rPr>
        <w:t xml:space="preserve"> </w:t>
      </w:r>
      <w:r w:rsidR="00F46B56">
        <w:rPr>
          <w:rFonts w:eastAsia="Calibri"/>
          <w:i w:val="0"/>
        </w:rPr>
        <w:t>(P</w:t>
      </w:r>
      <w:r w:rsidR="009B6FE4">
        <w:rPr>
          <w:rFonts w:eastAsia="Calibri"/>
          <w:i w:val="0"/>
        </w:rPr>
        <w:t>ulse-W</w:t>
      </w:r>
      <w:r w:rsidR="0002048D">
        <w:rPr>
          <w:rFonts w:eastAsia="Calibri"/>
          <w:i w:val="0"/>
        </w:rPr>
        <w:t>idth M</w:t>
      </w:r>
      <w:r w:rsidRPr="00E277DE">
        <w:rPr>
          <w:rFonts w:eastAsia="Calibri"/>
          <w:i w:val="0"/>
        </w:rPr>
        <w:t xml:space="preserve">odulation), piny </w:t>
      </w:r>
      <w:r w:rsidR="00E277DE" w:rsidRPr="00E277DE">
        <w:rPr>
          <w:rFonts w:eastAsia="Calibri"/>
          <w:i w:val="0"/>
        </w:rPr>
        <w:t xml:space="preserve">zasilające </w:t>
      </w:r>
      <w:r w:rsidR="00E277DE">
        <w:rPr>
          <w:rFonts w:eastAsia="Calibri"/>
          <w:i w:val="0"/>
        </w:rPr>
        <w:t>o</w:t>
      </w:r>
      <w:r w:rsidRPr="00E277DE">
        <w:rPr>
          <w:rFonts w:eastAsia="Calibri"/>
          <w:i w:val="0"/>
        </w:rPr>
        <w:t xml:space="preserve"> mocy 3,3V, 5V oraz uziemienie.</w:t>
      </w:r>
    </w:p>
    <w:p w14:paraId="5C9EE948" w14:textId="77777777" w:rsidR="00097A13" w:rsidRPr="00E277DE" w:rsidRDefault="00097A13" w:rsidP="00BA2056">
      <w:pPr>
        <w:pStyle w:val="Legenda"/>
        <w:suppressLineNumbers w:val="0"/>
        <w:ind w:firstLine="360"/>
        <w:jc w:val="both"/>
        <w:rPr>
          <w:rFonts w:cs="Times New Roman"/>
          <w:i w:val="0"/>
        </w:rPr>
      </w:pPr>
    </w:p>
    <w:p w14:paraId="598D3360" w14:textId="7122B90D" w:rsidR="00121C36" w:rsidRPr="00D61714" w:rsidRDefault="001C5AE8" w:rsidP="00D61714">
      <w:pPr>
        <w:pStyle w:val="Nagwek2"/>
        <w:suppressLineNumbers w:val="0"/>
      </w:pPr>
      <w:bookmarkStart w:id="6" w:name="_Toc439954634"/>
      <w:r w:rsidRPr="00D61714">
        <w:rPr>
          <w:rFonts w:eastAsia="Calibri"/>
        </w:rPr>
        <w:lastRenderedPageBreak/>
        <w:t>Silniki i regulatory</w:t>
      </w:r>
      <w:bookmarkEnd w:id="6"/>
    </w:p>
    <w:p w14:paraId="1B5F0ACF" w14:textId="10A24B16" w:rsidR="00637F32" w:rsidRPr="00BA2056" w:rsidRDefault="00637F32" w:rsidP="00BA2056">
      <w:pPr>
        <w:pStyle w:val="Legenda"/>
        <w:suppressLineNumbers w:val="0"/>
        <w:ind w:firstLine="360"/>
        <w:jc w:val="both"/>
        <w:rPr>
          <w:rFonts w:eastAsia="Calibri"/>
          <w:i w:val="0"/>
        </w:rPr>
      </w:pPr>
      <w:r w:rsidRPr="00BA2056">
        <w:rPr>
          <w:rFonts w:eastAsia="Calibri"/>
          <w:i w:val="0"/>
        </w:rPr>
        <w:t>W projekcie wykorzystano cztery sil</w:t>
      </w:r>
      <w:r w:rsidR="00055F0F" w:rsidRPr="00BA2056">
        <w:rPr>
          <w:rFonts w:eastAsia="Calibri"/>
          <w:i w:val="0"/>
        </w:rPr>
        <w:t>niki bezszczotkowe Emax C2822 napędzające śmigła GWS EP-1047</w:t>
      </w:r>
      <w:r w:rsidR="0043144C" w:rsidRPr="00BA2056">
        <w:rPr>
          <w:rFonts w:eastAsia="Calibri"/>
          <w:i w:val="0"/>
        </w:rPr>
        <w:t>. Każdy silnik jest podłączony do jednego regulatora ABC-Power Pro-20A, który steruje jego częstotliwością obrotu. Regulatory podłączone są do baterii</w:t>
      </w:r>
      <w:r w:rsidR="008F7307">
        <w:rPr>
          <w:rFonts w:eastAsia="Calibri"/>
          <w:i w:val="0"/>
        </w:rPr>
        <w:t xml:space="preserve"> ABC Power o </w:t>
      </w:r>
      <w:r w:rsidR="005715AB" w:rsidRPr="00BA2056">
        <w:rPr>
          <w:rFonts w:eastAsia="Calibri"/>
          <w:i w:val="0"/>
        </w:rPr>
        <w:t>napięciu 11,1V.</w:t>
      </w:r>
    </w:p>
    <w:p w14:paraId="3CF16C0B" w14:textId="74BDB7FC" w:rsidR="005928F1" w:rsidRPr="00BA2056" w:rsidRDefault="0043144C" w:rsidP="008E2A45">
      <w:pPr>
        <w:pStyle w:val="Legenda"/>
        <w:suppressLineNumbers w:val="0"/>
        <w:ind w:firstLine="360"/>
        <w:jc w:val="center"/>
        <w:rPr>
          <w:rFonts w:eastAsia="Calibri"/>
          <w:i w:val="0"/>
        </w:rPr>
      </w:pPr>
      <w:r w:rsidRPr="00D61714">
        <w:rPr>
          <w:noProof/>
        </w:rPr>
        <w:drawing>
          <wp:inline distT="0" distB="0" distL="0" distR="0" wp14:anchorId="7729DCD5" wp14:editId="4F321CCB">
            <wp:extent cx="1762125" cy="1619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62125" cy="1619250"/>
                    </a:xfrm>
                    <a:prstGeom prst="rect">
                      <a:avLst/>
                    </a:prstGeom>
                    <a:noFill/>
                    <a:ln>
                      <a:noFill/>
                    </a:ln>
                  </pic:spPr>
                </pic:pic>
              </a:graphicData>
            </a:graphic>
          </wp:inline>
        </w:drawing>
      </w:r>
    </w:p>
    <w:p w14:paraId="7F34502E" w14:textId="00F0AE89" w:rsidR="00E277DE" w:rsidRPr="00BA2056" w:rsidRDefault="008E2A45" w:rsidP="00BA2056">
      <w:pPr>
        <w:pStyle w:val="Legenda"/>
        <w:suppressLineNumbers w:val="0"/>
        <w:ind w:firstLine="360"/>
        <w:jc w:val="both"/>
        <w:rPr>
          <w:rFonts w:eastAsia="Calibri"/>
          <w:i w:val="0"/>
        </w:rPr>
      </w:pPr>
      <w:r w:rsidRPr="00D61714">
        <w:rPr>
          <w:noProof/>
        </w:rPr>
        <mc:AlternateContent>
          <mc:Choice Requires="wps">
            <w:drawing>
              <wp:inline distT="0" distB="0" distL="0" distR="0" wp14:anchorId="2C645C91" wp14:editId="754A8941">
                <wp:extent cx="5562600" cy="563245"/>
                <wp:effectExtent l="0" t="0" r="0" b="8255"/>
                <wp:docPr id="15" name="Text Box 15"/>
                <wp:cNvGraphicFramePr/>
                <a:graphic xmlns:a="http://schemas.openxmlformats.org/drawingml/2006/main">
                  <a:graphicData uri="http://schemas.microsoft.com/office/word/2010/wordprocessingShape">
                    <wps:wsp>
                      <wps:cNvSpPr txBox="1"/>
                      <wps:spPr>
                        <a:xfrm>
                          <a:off x="0" y="0"/>
                          <a:ext cx="5562600" cy="563245"/>
                        </a:xfrm>
                        <a:prstGeom prst="rect">
                          <a:avLst/>
                        </a:prstGeom>
                        <a:solidFill>
                          <a:prstClr val="white"/>
                        </a:solidFill>
                        <a:ln>
                          <a:noFill/>
                        </a:ln>
                        <a:effectLst/>
                      </wps:spPr>
                      <wps:txbx>
                        <w:txbxContent>
                          <w:p w14:paraId="205EB6F4" w14:textId="77777777" w:rsidR="007D5562" w:rsidRPr="008E2A45" w:rsidRDefault="007D5562" w:rsidP="008E2A45">
                            <w:pPr>
                              <w:pStyle w:val="Legenda"/>
                              <w:jc w:val="center"/>
                              <w:rPr>
                                <w:noProof/>
                                <w:color w:val="2E74B5" w:themeColor="accent1" w:themeShade="BF"/>
                                <w:sz w:val="20"/>
                                <w:szCs w:val="20"/>
                              </w:rPr>
                            </w:pPr>
                            <w:r w:rsidRPr="008E2A45">
                              <w:rPr>
                                <w:color w:val="2E74B5" w:themeColor="accent1" w:themeShade="BF"/>
                                <w:sz w:val="20"/>
                                <w:szCs w:val="20"/>
                              </w:rPr>
                              <w:t xml:space="preserve">Rysunek </w:t>
                            </w:r>
                            <w:r w:rsidRPr="008E2A45">
                              <w:rPr>
                                <w:color w:val="2E74B5" w:themeColor="accent1" w:themeShade="BF"/>
                                <w:sz w:val="20"/>
                                <w:szCs w:val="20"/>
                              </w:rPr>
                              <w:fldChar w:fldCharType="begin"/>
                            </w:r>
                            <w:r w:rsidRPr="008E2A45">
                              <w:rPr>
                                <w:color w:val="2E74B5" w:themeColor="accent1" w:themeShade="BF"/>
                                <w:sz w:val="20"/>
                                <w:szCs w:val="20"/>
                              </w:rPr>
                              <w:instrText xml:space="preserve"> SEQ Rysunek \* ARABIC </w:instrText>
                            </w:r>
                            <w:r w:rsidRPr="008E2A45">
                              <w:rPr>
                                <w:color w:val="2E74B5" w:themeColor="accent1" w:themeShade="BF"/>
                                <w:sz w:val="20"/>
                                <w:szCs w:val="20"/>
                              </w:rPr>
                              <w:fldChar w:fldCharType="separate"/>
                            </w:r>
                            <w:r>
                              <w:rPr>
                                <w:noProof/>
                                <w:color w:val="2E74B5" w:themeColor="accent1" w:themeShade="BF"/>
                                <w:sz w:val="20"/>
                                <w:szCs w:val="20"/>
                              </w:rPr>
                              <w:t>3</w:t>
                            </w:r>
                            <w:r w:rsidRPr="008E2A45">
                              <w:rPr>
                                <w:color w:val="2E74B5" w:themeColor="accent1" w:themeShade="BF"/>
                                <w:sz w:val="20"/>
                                <w:szCs w:val="20"/>
                              </w:rPr>
                              <w:fldChar w:fldCharType="end"/>
                            </w:r>
                            <w:r w:rsidRPr="008E2A45">
                              <w:rPr>
                                <w:color w:val="2E74B5" w:themeColor="accent1" w:themeShade="BF"/>
                                <w:sz w:val="20"/>
                                <w:szCs w:val="20"/>
                              </w:rPr>
                              <w:t>.</w:t>
                            </w:r>
                            <w:r w:rsidRPr="008E2A45">
                              <w:rPr>
                                <w:noProof/>
                                <w:color w:val="2E74B5" w:themeColor="accent1" w:themeShade="BF"/>
                                <w:sz w:val="20"/>
                                <w:szCs w:val="20"/>
                              </w:rPr>
                              <w:t xml:space="preserve"> Silnik Emax C2822</w:t>
                            </w:r>
                          </w:p>
                          <w:p w14:paraId="6C9D7C30" w14:textId="67B5B037" w:rsidR="007D5562" w:rsidRPr="008E2A45" w:rsidRDefault="007D5562" w:rsidP="008E2A45">
                            <w:pPr>
                              <w:pStyle w:val="Legenda"/>
                              <w:jc w:val="center"/>
                              <w:rPr>
                                <w:rFonts w:cs="Times New Roman"/>
                                <w:noProof/>
                                <w:color w:val="2E74B5" w:themeColor="accent1" w:themeShade="BF"/>
                                <w:sz w:val="20"/>
                                <w:szCs w:val="20"/>
                              </w:rPr>
                            </w:pPr>
                            <w:r w:rsidRPr="008E2A45">
                              <w:rPr>
                                <w:noProof/>
                                <w:color w:val="2E74B5" w:themeColor="accent1" w:themeShade="BF"/>
                                <w:sz w:val="20"/>
                                <w:szCs w:val="20"/>
                              </w:rPr>
                              <w:t xml:space="preserve">źródło: </w:t>
                            </w:r>
                            <w:hyperlink r:id="rId19" w:history="1">
                              <w:r w:rsidRPr="00C777FE">
                                <w:rPr>
                                  <w:rStyle w:val="Hipercze"/>
                                  <w:noProof/>
                                  <w:sz w:val="20"/>
                                  <w:szCs w:val="20"/>
                                  <w:u w:val="none"/>
                                </w:rPr>
                                <w:t>http://abc-rc.pl/emax-cf2822</w:t>
                              </w:r>
                            </w:hyperlink>
                            <w:r w:rsidRPr="00C777FE">
                              <w:rPr>
                                <w:noProof/>
                                <w:color w:val="2E74B5" w:themeColor="accent1" w:themeShade="BF"/>
                                <w:sz w:val="20"/>
                                <w:szCs w:val="20"/>
                              </w:rPr>
                              <w:t xml:space="preserve"> </w:t>
                            </w:r>
                            <w:r w:rsidRPr="00C777FE">
                              <w:rPr>
                                <w:rFonts w:cs="Times New Roman"/>
                                <w:color w:val="2E74B5" w:themeColor="accent1" w:themeShade="BF"/>
                                <w:sz w:val="20"/>
                                <w:szCs w:val="20"/>
                              </w:rPr>
                              <w:t xml:space="preserve">z dnia </w:t>
                            </w:r>
                            <w:r>
                              <w:rPr>
                                <w:rFonts w:cs="Times New Roman"/>
                                <w:color w:val="2E74B5" w:themeColor="accent1" w:themeShade="BF"/>
                                <w:sz w:val="20"/>
                                <w:szCs w:val="20"/>
                              </w:rPr>
                              <w:t>5</w:t>
                            </w:r>
                            <w:r w:rsidRPr="00C777FE">
                              <w:rPr>
                                <w:rFonts w:cs="Times New Roman"/>
                                <w:color w:val="2E74B5" w:themeColor="accent1" w:themeShade="BF"/>
                                <w:sz w:val="20"/>
                                <w:szCs w:val="20"/>
                              </w:rPr>
                              <w:t>/11/2015</w:t>
                            </w:r>
                          </w:p>
                          <w:p w14:paraId="70B23D90" w14:textId="77777777" w:rsidR="007D5562" w:rsidRPr="00B04A47" w:rsidRDefault="007D5562" w:rsidP="008E2A45">
                            <w:pPr>
                              <w:pStyle w:val="Legenda"/>
                              <w:jc w:val="center"/>
                              <w:rPr>
                                <w:rFonts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2C645C91" id="Text Box 15" o:spid="_x0000_s1029" type="#_x0000_t202" style="width:438pt;height:4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" stroked="f">
                <v:textbox inset="0,0,0,0">
                  <w:txbxContent>
                    <w:p w14:paraId="205EB6F4" w14:textId="77777777" w:rsidR="007D5562" w:rsidRPr="008E2A45" w:rsidRDefault="007D5562" w:rsidP="008E2A45">
                      <w:pPr>
                        <w:pStyle w:val="Caption"/>
                        <w:jc w:val="center"/>
                        <w:rPr>
                          <w:noProof/>
                          <w:color w:val="2E74B5" w:themeColor="accent1" w:themeShade="BF"/>
                          <w:sz w:val="20"/>
                          <w:szCs w:val="20"/>
                        </w:rPr>
                      </w:pPr>
                      <w:r w:rsidRPr="008E2A45">
                        <w:rPr>
                          <w:color w:val="2E74B5" w:themeColor="accent1" w:themeShade="BF"/>
                          <w:sz w:val="20"/>
                          <w:szCs w:val="20"/>
                        </w:rPr>
                        <w:t xml:space="preserve">Rysunek </w:t>
                      </w:r>
                      <w:r w:rsidRPr="008E2A45">
                        <w:rPr>
                          <w:color w:val="2E74B5" w:themeColor="accent1" w:themeShade="BF"/>
                          <w:sz w:val="20"/>
                          <w:szCs w:val="20"/>
                        </w:rPr>
                        <w:fldChar w:fldCharType="begin"/>
                      </w:r>
                      <w:r w:rsidRPr="008E2A45">
                        <w:rPr>
                          <w:color w:val="2E74B5" w:themeColor="accent1" w:themeShade="BF"/>
                          <w:sz w:val="20"/>
                          <w:szCs w:val="20"/>
                        </w:rPr>
                        <w:instrText xml:space="preserve"> SEQ Rysunek \* ARABIC </w:instrText>
                      </w:r>
                      <w:r w:rsidRPr="008E2A45">
                        <w:rPr>
                          <w:color w:val="2E74B5" w:themeColor="accent1" w:themeShade="BF"/>
                          <w:sz w:val="20"/>
                          <w:szCs w:val="20"/>
                        </w:rPr>
                        <w:fldChar w:fldCharType="separate"/>
                      </w:r>
                      <w:r>
                        <w:rPr>
                          <w:noProof/>
                          <w:color w:val="2E74B5" w:themeColor="accent1" w:themeShade="BF"/>
                          <w:sz w:val="20"/>
                          <w:szCs w:val="20"/>
                        </w:rPr>
                        <w:t>3</w:t>
                      </w:r>
                      <w:r w:rsidRPr="008E2A45">
                        <w:rPr>
                          <w:color w:val="2E74B5" w:themeColor="accent1" w:themeShade="BF"/>
                          <w:sz w:val="20"/>
                          <w:szCs w:val="20"/>
                        </w:rPr>
                        <w:fldChar w:fldCharType="end"/>
                      </w:r>
                      <w:r w:rsidRPr="008E2A45">
                        <w:rPr>
                          <w:color w:val="2E74B5" w:themeColor="accent1" w:themeShade="BF"/>
                          <w:sz w:val="20"/>
                          <w:szCs w:val="20"/>
                        </w:rPr>
                        <w:t>.</w:t>
                      </w:r>
                      <w:r w:rsidRPr="008E2A45">
                        <w:rPr>
                          <w:noProof/>
                          <w:color w:val="2E74B5" w:themeColor="accent1" w:themeShade="BF"/>
                          <w:sz w:val="20"/>
                          <w:szCs w:val="20"/>
                        </w:rPr>
                        <w:t xml:space="preserve"> Silnik Emax C2822</w:t>
                      </w:r>
                    </w:p>
                    <w:p w14:paraId="6C9D7C30" w14:textId="67B5B037" w:rsidR="007D5562" w:rsidRPr="008E2A45" w:rsidRDefault="007D5562" w:rsidP="008E2A45">
                      <w:pPr>
                        <w:pStyle w:val="Caption"/>
                        <w:jc w:val="center"/>
                        <w:rPr>
                          <w:rFonts w:cs="Times New Roman"/>
                          <w:noProof/>
                          <w:color w:val="2E74B5" w:themeColor="accent1" w:themeShade="BF"/>
                          <w:sz w:val="20"/>
                          <w:szCs w:val="20"/>
                        </w:rPr>
                      </w:pPr>
                      <w:r w:rsidRPr="008E2A45">
                        <w:rPr>
                          <w:noProof/>
                          <w:color w:val="2E74B5" w:themeColor="accent1" w:themeShade="BF"/>
                          <w:sz w:val="20"/>
                          <w:szCs w:val="20"/>
                        </w:rPr>
                        <w:t xml:space="preserve">źródło: </w:t>
                      </w:r>
                      <w:hyperlink r:id="rId20" w:history="1">
                        <w:r w:rsidRPr="00C777FE">
                          <w:rPr>
                            <w:rStyle w:val="Hyperlink"/>
                            <w:noProof/>
                            <w:sz w:val="20"/>
                            <w:szCs w:val="20"/>
                            <w:u w:val="none"/>
                          </w:rPr>
                          <w:t>http://abc-rc.pl/emax-cf2822</w:t>
                        </w:r>
                      </w:hyperlink>
                      <w:r w:rsidRPr="00C777FE">
                        <w:rPr>
                          <w:noProof/>
                          <w:color w:val="2E74B5" w:themeColor="accent1" w:themeShade="BF"/>
                          <w:sz w:val="20"/>
                          <w:szCs w:val="20"/>
                        </w:rPr>
                        <w:t xml:space="preserve"> </w:t>
                      </w:r>
                      <w:r w:rsidRPr="00C777FE">
                        <w:rPr>
                          <w:rFonts w:cs="Times New Roman"/>
                          <w:color w:val="2E74B5" w:themeColor="accent1" w:themeShade="BF"/>
                          <w:sz w:val="20"/>
                          <w:szCs w:val="20"/>
                        </w:rPr>
                        <w:t xml:space="preserve">z dnia </w:t>
                      </w:r>
                      <w:r>
                        <w:rPr>
                          <w:rFonts w:cs="Times New Roman"/>
                          <w:color w:val="2E74B5" w:themeColor="accent1" w:themeShade="BF"/>
                          <w:sz w:val="20"/>
                          <w:szCs w:val="20"/>
                        </w:rPr>
                        <w:t>5</w:t>
                      </w:r>
                      <w:r w:rsidRPr="00C777FE">
                        <w:rPr>
                          <w:rFonts w:cs="Times New Roman"/>
                          <w:color w:val="2E74B5" w:themeColor="accent1" w:themeShade="BF"/>
                          <w:sz w:val="20"/>
                          <w:szCs w:val="20"/>
                        </w:rPr>
                        <w:t>/11/2015</w:t>
                      </w:r>
                    </w:p>
                    <w:p w14:paraId="70B23D90" w14:textId="77777777" w:rsidR="007D5562" w:rsidRPr="00B04A47" w:rsidRDefault="007D5562" w:rsidP="008E2A45">
                      <w:pPr>
                        <w:pStyle w:val="Caption"/>
                        <w:jc w:val="center"/>
                        <w:rPr>
                          <w:rFonts w:cs="Times New Roman"/>
                          <w:noProof/>
                        </w:rPr>
                      </w:pPr>
                    </w:p>
                  </w:txbxContent>
                </v:textbox>
                <w10:anchorlock/>
              </v:shape>
            </w:pict>
          </mc:Fallback>
        </mc:AlternateContent>
      </w:r>
    </w:p>
    <w:p w14:paraId="48BA71F0" w14:textId="2B086645" w:rsidR="00A9617C" w:rsidRDefault="00524527" w:rsidP="00BA2056">
      <w:pPr>
        <w:pStyle w:val="Legenda"/>
        <w:suppressLineNumbers w:val="0"/>
        <w:ind w:firstLine="360"/>
        <w:jc w:val="both"/>
        <w:rPr>
          <w:rFonts w:eastAsia="Calibri"/>
          <w:i w:val="0"/>
        </w:rPr>
      </w:pPr>
      <w:r w:rsidRPr="00BA2056">
        <w:rPr>
          <w:rFonts w:eastAsia="Calibri"/>
          <w:i w:val="0"/>
        </w:rPr>
        <w:t>Silnik Emax C2822</w:t>
      </w:r>
      <w:r w:rsidR="005715AB" w:rsidRPr="00BA2056">
        <w:rPr>
          <w:rFonts w:eastAsia="Calibri"/>
          <w:i w:val="0"/>
        </w:rPr>
        <w:t xml:space="preserve"> (rysunek 3)</w:t>
      </w:r>
      <w:r w:rsidR="00D34649" w:rsidRPr="00BA2056">
        <w:rPr>
          <w:rFonts w:eastAsia="Calibri"/>
          <w:i w:val="0"/>
        </w:rPr>
        <w:t xml:space="preserve"> </w:t>
      </w:r>
      <w:r w:rsidRPr="00BA2056">
        <w:rPr>
          <w:rFonts w:eastAsia="Calibri"/>
          <w:i w:val="0"/>
        </w:rPr>
        <w:t xml:space="preserve">– silnik bezszczotkowy z wirującą obudową. </w:t>
      </w:r>
      <w:r w:rsidR="005715AB" w:rsidRPr="00BA2056">
        <w:rPr>
          <w:rFonts w:eastAsia="Calibri"/>
          <w:i w:val="0"/>
        </w:rPr>
        <w:t>Tabela poniżej</w:t>
      </w:r>
      <w:ins w:id="7" w:author="Łukasz" w:date="2016-01-03T23:44:00Z">
        <w:r w:rsidR="00E627CF" w:rsidRPr="00BA2056">
          <w:rPr>
            <w:rFonts w:eastAsia="Calibri"/>
            <w:i w:val="0"/>
          </w:rPr>
          <w:t xml:space="preserve"> </w:t>
        </w:r>
      </w:ins>
      <w:r w:rsidR="005715AB" w:rsidRPr="00BA2056">
        <w:rPr>
          <w:rFonts w:eastAsia="Calibri"/>
          <w:i w:val="0"/>
        </w:rPr>
        <w:t>(tabela 1) przedstawia opis poszczególnych parametrów silnika.</w:t>
      </w:r>
    </w:p>
    <w:p w14:paraId="6301FB52" w14:textId="41681918" w:rsidR="008E2A45" w:rsidRPr="008E2A45" w:rsidRDefault="008E2A45" w:rsidP="008E2A45">
      <w:pPr>
        <w:pStyle w:val="Legenda"/>
        <w:suppressLineNumbers w:val="0"/>
        <w:ind w:firstLine="360"/>
        <w:jc w:val="center"/>
        <w:rPr>
          <w:rFonts w:eastAsia="Calibri"/>
          <w:i w:val="0"/>
          <w:color w:val="2E74B5" w:themeColor="accent1" w:themeShade="BF"/>
          <w:sz w:val="20"/>
          <w:szCs w:val="20"/>
        </w:rPr>
      </w:pPr>
      <w:r w:rsidRPr="008E2A45">
        <w:rPr>
          <w:rFonts w:eastAsia="Calibri"/>
          <w:i w:val="0"/>
          <w:color w:val="2E74B5" w:themeColor="accent1" w:themeShade="BF"/>
          <w:sz w:val="20"/>
          <w:szCs w:val="20"/>
        </w:rPr>
        <w:t xml:space="preserve">Tabela </w:t>
      </w:r>
      <w:r w:rsidRPr="008E2A45">
        <w:rPr>
          <w:rFonts w:eastAsia="Calibri"/>
          <w:i w:val="0"/>
          <w:color w:val="2E74B5" w:themeColor="accent1" w:themeShade="BF"/>
          <w:sz w:val="20"/>
          <w:szCs w:val="20"/>
        </w:rPr>
        <w:fldChar w:fldCharType="begin"/>
      </w:r>
      <w:r w:rsidRPr="008E2A45">
        <w:rPr>
          <w:rFonts w:eastAsia="Calibri"/>
          <w:i w:val="0"/>
          <w:color w:val="2E74B5" w:themeColor="accent1" w:themeShade="BF"/>
          <w:sz w:val="20"/>
          <w:szCs w:val="20"/>
        </w:rPr>
        <w:instrText xml:space="preserve"> SEQ Tabela \* ARABIC </w:instrText>
      </w:r>
      <w:r w:rsidRPr="008E2A45">
        <w:rPr>
          <w:rFonts w:eastAsia="Calibri"/>
          <w:i w:val="0"/>
          <w:color w:val="2E74B5" w:themeColor="accent1" w:themeShade="BF"/>
          <w:sz w:val="20"/>
          <w:szCs w:val="20"/>
        </w:rPr>
        <w:fldChar w:fldCharType="separate"/>
      </w:r>
      <w:r w:rsidR="0026322F">
        <w:rPr>
          <w:rFonts w:eastAsia="Calibri"/>
          <w:i w:val="0"/>
          <w:noProof/>
          <w:color w:val="2E74B5" w:themeColor="accent1" w:themeShade="BF"/>
          <w:sz w:val="20"/>
          <w:szCs w:val="20"/>
        </w:rPr>
        <w:t>1</w:t>
      </w:r>
      <w:r w:rsidRPr="008E2A45">
        <w:rPr>
          <w:rFonts w:eastAsia="Calibri"/>
          <w:i w:val="0"/>
          <w:color w:val="2E74B5" w:themeColor="accent1" w:themeShade="BF"/>
          <w:sz w:val="20"/>
          <w:szCs w:val="20"/>
        </w:rPr>
        <w:fldChar w:fldCharType="end"/>
      </w:r>
      <w:r w:rsidRPr="008E2A45">
        <w:rPr>
          <w:rFonts w:eastAsia="Calibri"/>
          <w:i w:val="0"/>
          <w:color w:val="2E74B5" w:themeColor="accent1" w:themeShade="BF"/>
          <w:sz w:val="20"/>
          <w:szCs w:val="20"/>
        </w:rPr>
        <w:t>. Silnik Emax C2822 – specyfikacja</w:t>
      </w:r>
    </w:p>
    <w:p w14:paraId="03EA5781" w14:textId="26CEF1CE" w:rsidR="008E2A45" w:rsidRPr="008E2A45" w:rsidRDefault="008E2A45" w:rsidP="008E2A45">
      <w:pPr>
        <w:pStyle w:val="Legenda"/>
        <w:suppressLineNumbers w:val="0"/>
        <w:ind w:firstLine="360"/>
        <w:jc w:val="center"/>
        <w:rPr>
          <w:rFonts w:eastAsia="Calibri"/>
          <w:i w:val="0"/>
          <w:color w:val="2E74B5" w:themeColor="accent1" w:themeShade="BF"/>
          <w:sz w:val="20"/>
          <w:szCs w:val="20"/>
        </w:rPr>
      </w:pPr>
      <w:r w:rsidRPr="008E2A45">
        <w:rPr>
          <w:rFonts w:eastAsia="Calibri"/>
          <w:i w:val="0"/>
          <w:color w:val="2E74B5" w:themeColor="accent1" w:themeShade="BF"/>
          <w:sz w:val="20"/>
          <w:szCs w:val="20"/>
        </w:rPr>
        <w:t xml:space="preserve">źródło: </w:t>
      </w:r>
      <w:hyperlink r:id="rId21" w:history="1">
        <w:r w:rsidR="00C777FE" w:rsidRPr="00C777FE">
          <w:rPr>
            <w:rStyle w:val="Hipercze"/>
            <w:rFonts w:eastAsia="Calibri"/>
            <w:i w:val="0"/>
            <w:color w:val="2E74B5" w:themeColor="accent1" w:themeShade="BF"/>
            <w:sz w:val="20"/>
            <w:szCs w:val="20"/>
            <w:u w:val="none"/>
          </w:rPr>
          <w:t>http://abc-rc.pl/emax-cf2822</w:t>
        </w:r>
      </w:hyperlink>
      <w:r w:rsidR="00C777FE" w:rsidRPr="00C777FE">
        <w:rPr>
          <w:rFonts w:eastAsia="Calibri"/>
          <w:i w:val="0"/>
          <w:color w:val="2E74B5" w:themeColor="accent1" w:themeShade="BF"/>
          <w:sz w:val="20"/>
          <w:szCs w:val="20"/>
        </w:rPr>
        <w:t xml:space="preserve"> </w:t>
      </w:r>
      <w:r w:rsidR="00C777FE" w:rsidRPr="00C777FE">
        <w:rPr>
          <w:rFonts w:cs="Times New Roman"/>
          <w:color w:val="2E74B5" w:themeColor="accent1" w:themeShade="BF"/>
          <w:sz w:val="20"/>
          <w:szCs w:val="20"/>
        </w:rPr>
        <w:t>z dnia 5/11/2015</w:t>
      </w:r>
    </w:p>
    <w:tbl>
      <w:tblPr>
        <w:tblStyle w:val="Tabela-Siatka"/>
        <w:tblW w:w="0" w:type="auto"/>
        <w:jc w:val="center"/>
        <w:tblLayout w:type="fixed"/>
        <w:tblLook w:val="04A0" w:firstRow="1" w:lastRow="0" w:firstColumn="1" w:lastColumn="0" w:noHBand="0" w:noVBand="1"/>
      </w:tblPr>
      <w:tblGrid>
        <w:gridCol w:w="3315"/>
        <w:gridCol w:w="1503"/>
      </w:tblGrid>
      <w:tr w:rsidR="008E2A45" w14:paraId="16FCD448" w14:textId="77777777" w:rsidTr="008E2A45">
        <w:trPr>
          <w:trHeight w:hRule="exact" w:val="432"/>
          <w:jc w:val="center"/>
        </w:trPr>
        <w:tc>
          <w:tcPr>
            <w:tcW w:w="3315" w:type="dxa"/>
          </w:tcPr>
          <w:p w14:paraId="547C4A56" w14:textId="5A26822A" w:rsidR="008E2A45" w:rsidRDefault="008E2A45" w:rsidP="00BA2056">
            <w:pPr>
              <w:pStyle w:val="Legenda"/>
              <w:suppressLineNumbers w:val="0"/>
              <w:jc w:val="both"/>
              <w:rPr>
                <w:rFonts w:eastAsia="Calibri"/>
                <w:i w:val="0"/>
              </w:rPr>
            </w:pPr>
            <w:r>
              <w:rPr>
                <w:rFonts w:eastAsia="Calibri"/>
                <w:i w:val="0"/>
              </w:rPr>
              <w:t>Napięcie zasilające</w:t>
            </w:r>
          </w:p>
        </w:tc>
        <w:tc>
          <w:tcPr>
            <w:tcW w:w="1503" w:type="dxa"/>
          </w:tcPr>
          <w:p w14:paraId="3F3CB51C" w14:textId="125C63AC" w:rsidR="008E2A45" w:rsidRDefault="008E2A45" w:rsidP="00BA2056">
            <w:pPr>
              <w:pStyle w:val="Legenda"/>
              <w:suppressLineNumbers w:val="0"/>
              <w:jc w:val="both"/>
              <w:rPr>
                <w:rFonts w:eastAsia="Calibri"/>
                <w:i w:val="0"/>
              </w:rPr>
            </w:pPr>
            <w:r>
              <w:rPr>
                <w:rFonts w:eastAsia="Calibri"/>
                <w:i w:val="0"/>
              </w:rPr>
              <w:t>11.1V</w:t>
            </w:r>
          </w:p>
        </w:tc>
      </w:tr>
      <w:tr w:rsidR="008E2A45" w14:paraId="26AAF87B" w14:textId="77777777" w:rsidTr="008E2A45">
        <w:trPr>
          <w:trHeight w:hRule="exact" w:val="432"/>
          <w:jc w:val="center"/>
        </w:trPr>
        <w:tc>
          <w:tcPr>
            <w:tcW w:w="3315" w:type="dxa"/>
          </w:tcPr>
          <w:p w14:paraId="7C689137" w14:textId="2F1991EF" w:rsidR="008E2A45" w:rsidRDefault="008E2A45" w:rsidP="00BA2056">
            <w:pPr>
              <w:pStyle w:val="Legenda"/>
              <w:suppressLineNumbers w:val="0"/>
              <w:jc w:val="both"/>
              <w:rPr>
                <w:rFonts w:eastAsia="Calibri"/>
                <w:i w:val="0"/>
              </w:rPr>
            </w:pPr>
            <w:r>
              <w:rPr>
                <w:rFonts w:eastAsia="Calibri"/>
                <w:i w:val="0"/>
              </w:rPr>
              <w:t>KV</w:t>
            </w:r>
          </w:p>
        </w:tc>
        <w:tc>
          <w:tcPr>
            <w:tcW w:w="1503" w:type="dxa"/>
          </w:tcPr>
          <w:p w14:paraId="5297DA9F" w14:textId="03003DEE" w:rsidR="008E2A45" w:rsidRDefault="008E2A45" w:rsidP="00BA2056">
            <w:pPr>
              <w:pStyle w:val="Legenda"/>
              <w:suppressLineNumbers w:val="0"/>
              <w:jc w:val="both"/>
              <w:rPr>
                <w:rFonts w:eastAsia="Calibri"/>
                <w:i w:val="0"/>
              </w:rPr>
            </w:pPr>
            <w:r>
              <w:rPr>
                <w:rFonts w:eastAsia="Calibri"/>
                <w:i w:val="0"/>
              </w:rPr>
              <w:t>1200 RPM/V</w:t>
            </w:r>
          </w:p>
        </w:tc>
      </w:tr>
      <w:tr w:rsidR="008E2A45" w14:paraId="6119ECED" w14:textId="77777777" w:rsidTr="008E2A45">
        <w:trPr>
          <w:trHeight w:hRule="exact" w:val="432"/>
          <w:jc w:val="center"/>
        </w:trPr>
        <w:tc>
          <w:tcPr>
            <w:tcW w:w="3315" w:type="dxa"/>
          </w:tcPr>
          <w:p w14:paraId="080B3DAF" w14:textId="342CCDE9" w:rsidR="008E2A45" w:rsidRDefault="008E2A45" w:rsidP="00BA2056">
            <w:pPr>
              <w:pStyle w:val="Legenda"/>
              <w:suppressLineNumbers w:val="0"/>
              <w:jc w:val="both"/>
              <w:rPr>
                <w:rFonts w:eastAsia="Calibri"/>
                <w:i w:val="0"/>
              </w:rPr>
            </w:pPr>
            <w:r>
              <w:rPr>
                <w:rFonts w:eastAsia="Calibri"/>
                <w:i w:val="0"/>
              </w:rPr>
              <w:t>Natężenie prądu biegu jałowego</w:t>
            </w:r>
          </w:p>
        </w:tc>
        <w:tc>
          <w:tcPr>
            <w:tcW w:w="1503" w:type="dxa"/>
          </w:tcPr>
          <w:p w14:paraId="324A227D" w14:textId="35E43B3D" w:rsidR="008E2A45" w:rsidRDefault="008E2A45" w:rsidP="00BA2056">
            <w:pPr>
              <w:pStyle w:val="Legenda"/>
              <w:suppressLineNumbers w:val="0"/>
              <w:jc w:val="both"/>
              <w:rPr>
                <w:rFonts w:eastAsia="Calibri"/>
                <w:i w:val="0"/>
              </w:rPr>
            </w:pPr>
            <w:r>
              <w:rPr>
                <w:rFonts w:eastAsia="Calibri"/>
                <w:i w:val="0"/>
              </w:rPr>
              <w:t>0.9 A</w:t>
            </w:r>
          </w:p>
        </w:tc>
      </w:tr>
      <w:tr w:rsidR="008E2A45" w14:paraId="4A1B3190" w14:textId="77777777" w:rsidTr="008E2A45">
        <w:trPr>
          <w:trHeight w:hRule="exact" w:val="432"/>
          <w:jc w:val="center"/>
        </w:trPr>
        <w:tc>
          <w:tcPr>
            <w:tcW w:w="3315" w:type="dxa"/>
          </w:tcPr>
          <w:p w14:paraId="3AA31FEE" w14:textId="3B0E27DD" w:rsidR="008E2A45" w:rsidRDefault="008E2A45" w:rsidP="00BA2056">
            <w:pPr>
              <w:pStyle w:val="Legenda"/>
              <w:suppressLineNumbers w:val="0"/>
              <w:jc w:val="both"/>
              <w:rPr>
                <w:rFonts w:eastAsia="Calibri"/>
                <w:i w:val="0"/>
              </w:rPr>
            </w:pPr>
            <w:r>
              <w:rPr>
                <w:rFonts w:eastAsia="Calibri"/>
                <w:i w:val="0"/>
              </w:rPr>
              <w:t>Przepustowość prądowa</w:t>
            </w:r>
          </w:p>
        </w:tc>
        <w:tc>
          <w:tcPr>
            <w:tcW w:w="1503" w:type="dxa"/>
          </w:tcPr>
          <w:p w14:paraId="1F0CD384" w14:textId="291C199C" w:rsidR="008E2A45" w:rsidRDefault="008E2A45" w:rsidP="00BA2056">
            <w:pPr>
              <w:pStyle w:val="Legenda"/>
              <w:suppressLineNumbers w:val="0"/>
              <w:jc w:val="both"/>
              <w:rPr>
                <w:rFonts w:eastAsia="Calibri"/>
                <w:i w:val="0"/>
              </w:rPr>
            </w:pPr>
            <w:r>
              <w:rPr>
                <w:rFonts w:eastAsia="Calibri"/>
                <w:i w:val="0"/>
              </w:rPr>
              <w:t>16 A/60s</w:t>
            </w:r>
          </w:p>
        </w:tc>
      </w:tr>
      <w:tr w:rsidR="008E2A45" w14:paraId="1E7C20B6" w14:textId="77777777" w:rsidTr="008E2A45">
        <w:trPr>
          <w:trHeight w:hRule="exact" w:val="432"/>
          <w:jc w:val="center"/>
        </w:trPr>
        <w:tc>
          <w:tcPr>
            <w:tcW w:w="3315" w:type="dxa"/>
          </w:tcPr>
          <w:p w14:paraId="10494D83" w14:textId="360F44B9" w:rsidR="008E2A45" w:rsidRDefault="008E2A45" w:rsidP="00BA2056">
            <w:pPr>
              <w:pStyle w:val="Legenda"/>
              <w:suppressLineNumbers w:val="0"/>
              <w:jc w:val="both"/>
              <w:rPr>
                <w:rFonts w:eastAsia="Calibri"/>
                <w:i w:val="0"/>
              </w:rPr>
            </w:pPr>
            <w:r>
              <w:rPr>
                <w:rFonts w:eastAsia="Calibri"/>
                <w:i w:val="0"/>
              </w:rPr>
              <w:t>Długość silnika</w:t>
            </w:r>
          </w:p>
        </w:tc>
        <w:tc>
          <w:tcPr>
            <w:tcW w:w="1503" w:type="dxa"/>
          </w:tcPr>
          <w:p w14:paraId="672F5927" w14:textId="02CC38E3" w:rsidR="008E2A45" w:rsidRDefault="008E2A45" w:rsidP="00BA2056">
            <w:pPr>
              <w:pStyle w:val="Legenda"/>
              <w:suppressLineNumbers w:val="0"/>
              <w:jc w:val="both"/>
              <w:rPr>
                <w:rFonts w:eastAsia="Calibri"/>
                <w:i w:val="0"/>
              </w:rPr>
            </w:pPr>
            <w:r>
              <w:rPr>
                <w:rFonts w:eastAsia="Calibri"/>
                <w:i w:val="0"/>
              </w:rPr>
              <w:t>47.3mm</w:t>
            </w:r>
          </w:p>
        </w:tc>
      </w:tr>
      <w:tr w:rsidR="008E2A45" w14:paraId="1DF86431" w14:textId="77777777" w:rsidTr="008E2A45">
        <w:trPr>
          <w:trHeight w:hRule="exact" w:val="432"/>
          <w:jc w:val="center"/>
        </w:trPr>
        <w:tc>
          <w:tcPr>
            <w:tcW w:w="3315" w:type="dxa"/>
          </w:tcPr>
          <w:p w14:paraId="1AFF9D0B" w14:textId="6FAF2179" w:rsidR="008E2A45" w:rsidRDefault="008E2A45" w:rsidP="00BA2056">
            <w:pPr>
              <w:pStyle w:val="Legenda"/>
              <w:suppressLineNumbers w:val="0"/>
              <w:jc w:val="both"/>
              <w:rPr>
                <w:rFonts w:eastAsia="Calibri"/>
                <w:i w:val="0"/>
              </w:rPr>
            </w:pPr>
            <w:r>
              <w:rPr>
                <w:rFonts w:eastAsia="Calibri"/>
                <w:i w:val="0"/>
              </w:rPr>
              <w:t>Średnica silnika</w:t>
            </w:r>
          </w:p>
        </w:tc>
        <w:tc>
          <w:tcPr>
            <w:tcW w:w="1503" w:type="dxa"/>
          </w:tcPr>
          <w:p w14:paraId="5B3867F1" w14:textId="138F848E" w:rsidR="008E2A45" w:rsidRDefault="007D5562" w:rsidP="00BA2056">
            <w:pPr>
              <w:pStyle w:val="Legenda"/>
              <w:suppressLineNumbers w:val="0"/>
              <w:jc w:val="both"/>
              <w:rPr>
                <w:rFonts w:eastAsia="Calibri"/>
                <w:i w:val="0"/>
              </w:rPr>
            </w:pPr>
            <w:r>
              <w:rPr>
                <w:rFonts w:eastAsia="Calibri"/>
                <w:i w:val="0"/>
              </w:rPr>
              <w:t>28.</w:t>
            </w:r>
            <w:r w:rsidR="008E2A45">
              <w:rPr>
                <w:rFonts w:eastAsia="Calibri"/>
                <w:i w:val="0"/>
              </w:rPr>
              <w:t>5mm</w:t>
            </w:r>
          </w:p>
        </w:tc>
      </w:tr>
      <w:tr w:rsidR="008E2A45" w14:paraId="1078CC6C" w14:textId="77777777" w:rsidTr="008E2A45">
        <w:trPr>
          <w:trHeight w:hRule="exact" w:val="432"/>
          <w:jc w:val="center"/>
        </w:trPr>
        <w:tc>
          <w:tcPr>
            <w:tcW w:w="3315" w:type="dxa"/>
          </w:tcPr>
          <w:p w14:paraId="5D2864E5" w14:textId="08068C20" w:rsidR="008E2A45" w:rsidRDefault="008E2A45" w:rsidP="00BA2056">
            <w:pPr>
              <w:pStyle w:val="Legenda"/>
              <w:suppressLineNumbers w:val="0"/>
              <w:jc w:val="both"/>
              <w:rPr>
                <w:rFonts w:eastAsia="Calibri"/>
                <w:i w:val="0"/>
              </w:rPr>
            </w:pPr>
            <w:r>
              <w:rPr>
                <w:rFonts w:eastAsia="Calibri"/>
                <w:i w:val="0"/>
              </w:rPr>
              <w:t>Średnica wału</w:t>
            </w:r>
          </w:p>
        </w:tc>
        <w:tc>
          <w:tcPr>
            <w:tcW w:w="1503" w:type="dxa"/>
          </w:tcPr>
          <w:p w14:paraId="71B38EC3" w14:textId="7E3A59AC" w:rsidR="008E2A45" w:rsidRDefault="008E2A45" w:rsidP="00BA2056">
            <w:pPr>
              <w:pStyle w:val="Legenda"/>
              <w:suppressLineNumbers w:val="0"/>
              <w:jc w:val="both"/>
              <w:rPr>
                <w:rFonts w:eastAsia="Calibri"/>
                <w:i w:val="0"/>
              </w:rPr>
            </w:pPr>
            <w:r>
              <w:rPr>
                <w:rFonts w:eastAsia="Calibri"/>
                <w:i w:val="0"/>
              </w:rPr>
              <w:t>3mm</w:t>
            </w:r>
          </w:p>
        </w:tc>
      </w:tr>
      <w:tr w:rsidR="008E2A45" w14:paraId="40EBE7B8" w14:textId="77777777" w:rsidTr="008E2A45">
        <w:trPr>
          <w:trHeight w:hRule="exact" w:val="432"/>
          <w:jc w:val="center"/>
        </w:trPr>
        <w:tc>
          <w:tcPr>
            <w:tcW w:w="3315" w:type="dxa"/>
          </w:tcPr>
          <w:p w14:paraId="05470F33" w14:textId="1F8F2894" w:rsidR="008E2A45" w:rsidRDefault="008E2A45" w:rsidP="00BA2056">
            <w:pPr>
              <w:pStyle w:val="Legenda"/>
              <w:suppressLineNumbers w:val="0"/>
              <w:jc w:val="both"/>
              <w:rPr>
                <w:rFonts w:eastAsia="Calibri"/>
                <w:i w:val="0"/>
              </w:rPr>
            </w:pPr>
            <w:r>
              <w:rPr>
                <w:rFonts w:eastAsia="Calibri"/>
                <w:i w:val="0"/>
              </w:rPr>
              <w:t>Długość wału(użyteczna)</w:t>
            </w:r>
          </w:p>
        </w:tc>
        <w:tc>
          <w:tcPr>
            <w:tcW w:w="1503" w:type="dxa"/>
          </w:tcPr>
          <w:p w14:paraId="121EC157" w14:textId="52146A70" w:rsidR="008E2A45" w:rsidRDefault="008E2A45" w:rsidP="00BA2056">
            <w:pPr>
              <w:pStyle w:val="Legenda"/>
              <w:suppressLineNumbers w:val="0"/>
              <w:jc w:val="both"/>
              <w:rPr>
                <w:rFonts w:eastAsia="Calibri"/>
                <w:i w:val="0"/>
              </w:rPr>
            </w:pPr>
            <w:r>
              <w:rPr>
                <w:rFonts w:eastAsia="Calibri"/>
                <w:i w:val="0"/>
              </w:rPr>
              <w:t>16.5mm</w:t>
            </w:r>
          </w:p>
        </w:tc>
      </w:tr>
      <w:tr w:rsidR="008E2A45" w14:paraId="70B8EAE9" w14:textId="77777777" w:rsidTr="008E2A45">
        <w:trPr>
          <w:trHeight w:hRule="exact" w:val="432"/>
          <w:jc w:val="center"/>
        </w:trPr>
        <w:tc>
          <w:tcPr>
            <w:tcW w:w="3315" w:type="dxa"/>
          </w:tcPr>
          <w:p w14:paraId="352551C4" w14:textId="74443F20" w:rsidR="008E2A45" w:rsidRDefault="008E2A45" w:rsidP="00BA2056">
            <w:pPr>
              <w:pStyle w:val="Legenda"/>
              <w:suppressLineNumbers w:val="0"/>
              <w:jc w:val="both"/>
              <w:rPr>
                <w:rFonts w:eastAsia="Calibri"/>
                <w:i w:val="0"/>
              </w:rPr>
            </w:pPr>
            <w:r>
              <w:rPr>
                <w:rFonts w:eastAsia="Calibri"/>
                <w:i w:val="0"/>
              </w:rPr>
              <w:t>Masa</w:t>
            </w:r>
          </w:p>
        </w:tc>
        <w:tc>
          <w:tcPr>
            <w:tcW w:w="1503" w:type="dxa"/>
          </w:tcPr>
          <w:p w14:paraId="73BE9076" w14:textId="793692CD" w:rsidR="008E2A45" w:rsidRDefault="008E2A45" w:rsidP="00BA2056">
            <w:pPr>
              <w:pStyle w:val="Legenda"/>
              <w:suppressLineNumbers w:val="0"/>
              <w:jc w:val="both"/>
              <w:rPr>
                <w:rFonts w:eastAsia="Calibri"/>
                <w:i w:val="0"/>
              </w:rPr>
            </w:pPr>
            <w:r>
              <w:rPr>
                <w:rFonts w:eastAsia="Calibri"/>
                <w:i w:val="0"/>
              </w:rPr>
              <w:t>39g</w:t>
            </w:r>
          </w:p>
        </w:tc>
      </w:tr>
    </w:tbl>
    <w:p w14:paraId="75A0CA81" w14:textId="77777777" w:rsidR="008E2A45" w:rsidRPr="00BA2056" w:rsidRDefault="008E2A45" w:rsidP="00BA2056">
      <w:pPr>
        <w:pStyle w:val="Legenda"/>
        <w:suppressLineNumbers w:val="0"/>
        <w:ind w:firstLine="360"/>
        <w:jc w:val="both"/>
        <w:rPr>
          <w:rFonts w:eastAsia="Calibri"/>
          <w:i w:val="0"/>
        </w:rPr>
      </w:pPr>
    </w:p>
    <w:p w14:paraId="17F1B871" w14:textId="03A2F565" w:rsidR="004A1270" w:rsidRPr="00D61714" w:rsidRDefault="004A1270" w:rsidP="00D61714">
      <w:pPr>
        <w:pStyle w:val="Legenda"/>
        <w:suppressLineNumbers w:val="0"/>
        <w:jc w:val="center"/>
        <w:rPr>
          <w:rFonts w:cs="Times New Roman"/>
          <w:color w:val="2E74B5" w:themeColor="accent1" w:themeShade="BF"/>
          <w:sz w:val="18"/>
          <w:szCs w:val="18"/>
        </w:rPr>
      </w:pPr>
    </w:p>
    <w:p w14:paraId="2F3D9281" w14:textId="0B5ECE0C" w:rsidR="00984E06" w:rsidRPr="00D61714" w:rsidRDefault="00AB2A17" w:rsidP="00A10FE7">
      <w:pPr>
        <w:pStyle w:val="Legenda"/>
        <w:suppressLineNumbers w:val="0"/>
        <w:ind w:firstLine="720"/>
        <w:jc w:val="both"/>
        <w:rPr>
          <w:rFonts w:eastAsia="Calibri"/>
        </w:rPr>
      </w:pPr>
      <w:r w:rsidRPr="00F04BEC">
        <w:rPr>
          <w:rFonts w:eastAsia="Calibri"/>
          <w:i w:val="0"/>
        </w:rPr>
        <w:lastRenderedPageBreak/>
        <w:t xml:space="preserve">Regulator </w:t>
      </w:r>
      <w:r w:rsidR="0085166E" w:rsidRPr="00F04BEC">
        <w:rPr>
          <w:rFonts w:eastAsia="Calibri"/>
          <w:i w:val="0"/>
        </w:rPr>
        <w:t>ESC ABC-Power Pro-20A</w:t>
      </w:r>
      <w:r w:rsidR="007C4ECC">
        <w:rPr>
          <w:rFonts w:eastAsia="Calibri"/>
          <w:i w:val="0"/>
        </w:rPr>
        <w:t xml:space="preserve"> </w:t>
      </w:r>
      <w:r w:rsidRPr="00F04BEC">
        <w:rPr>
          <w:rFonts w:eastAsia="Calibri"/>
          <w:i w:val="0"/>
        </w:rPr>
        <w:t xml:space="preserve">(ESC - </w:t>
      </w:r>
      <w:r w:rsidRPr="00D61714">
        <w:rPr>
          <w:rFonts w:eastAsia="Calibri"/>
          <w:i w:val="0"/>
        </w:rPr>
        <w:t>Electronic Speed Control</w:t>
      </w:r>
      <w:r w:rsidRPr="00F04BEC">
        <w:rPr>
          <w:rFonts w:eastAsia="Calibri"/>
          <w:i w:val="0"/>
        </w:rPr>
        <w:t>)</w:t>
      </w:r>
      <w:r w:rsidR="007C4ECC">
        <w:rPr>
          <w:rFonts w:eastAsia="Calibri"/>
          <w:i w:val="0"/>
        </w:rPr>
        <w:t xml:space="preserve"> </w:t>
      </w:r>
      <w:r w:rsidR="007C4ECC" w:rsidRPr="00F04BEC">
        <w:rPr>
          <w:rFonts w:eastAsia="Calibri"/>
          <w:i w:val="0"/>
        </w:rPr>
        <w:t xml:space="preserve">(rysunek 4) </w:t>
      </w:r>
      <w:r w:rsidR="007C4ECC">
        <w:rPr>
          <w:rFonts w:eastAsia="Calibri"/>
          <w:i w:val="0"/>
        </w:rPr>
        <w:t>[2]</w:t>
      </w:r>
      <w:r w:rsidRPr="00F04BEC">
        <w:rPr>
          <w:rFonts w:eastAsia="Calibri"/>
          <w:i w:val="0"/>
        </w:rPr>
        <w:t xml:space="preserve"> - programowalny układ elektroniczny mający za zadanie zmieniać prędkość silnik</w:t>
      </w:r>
      <w:r w:rsidR="00123D36" w:rsidRPr="00F04BEC">
        <w:rPr>
          <w:rFonts w:eastAsia="Calibri"/>
          <w:i w:val="0"/>
        </w:rPr>
        <w:t>a elektrycznego</w:t>
      </w:r>
      <w:r w:rsidRPr="00F04BEC">
        <w:rPr>
          <w:rFonts w:eastAsia="Calibri"/>
          <w:i w:val="0"/>
        </w:rPr>
        <w:t xml:space="preserve">. Może </w:t>
      </w:r>
      <w:r w:rsidR="00467190" w:rsidRPr="00F04BEC">
        <w:rPr>
          <w:rFonts w:eastAsia="Calibri"/>
          <w:i w:val="0"/>
        </w:rPr>
        <w:t>być także używany</w:t>
      </w:r>
      <w:r w:rsidR="007E0E1C" w:rsidRPr="00F04BEC">
        <w:rPr>
          <w:rFonts w:eastAsia="Calibri"/>
          <w:i w:val="0"/>
        </w:rPr>
        <w:t>, jako</w:t>
      </w:r>
      <w:r w:rsidRPr="00F04BEC">
        <w:rPr>
          <w:rFonts w:eastAsia="Calibri"/>
          <w:i w:val="0"/>
        </w:rPr>
        <w:t xml:space="preserve"> hamulec. Pobiera prąd stały z baterii </w:t>
      </w:r>
      <w:r w:rsidR="00B20131" w:rsidRPr="00F04BEC">
        <w:rPr>
          <w:rFonts w:eastAsia="Calibri"/>
          <w:i w:val="0"/>
        </w:rPr>
        <w:br/>
      </w:r>
      <w:r w:rsidRPr="00F04BEC">
        <w:rPr>
          <w:rFonts w:eastAsia="Calibri"/>
          <w:i w:val="0"/>
        </w:rPr>
        <w:t xml:space="preserve">i przetwarza go w prąd </w:t>
      </w:r>
      <w:r w:rsidR="007E0E1C" w:rsidRPr="00F04BEC">
        <w:rPr>
          <w:rFonts w:eastAsia="Calibri"/>
          <w:i w:val="0"/>
        </w:rPr>
        <w:t>zmienny, jako</w:t>
      </w:r>
      <w:r w:rsidRPr="00F04BEC">
        <w:rPr>
          <w:rFonts w:eastAsia="Calibri"/>
          <w:i w:val="0"/>
        </w:rPr>
        <w:t xml:space="preserve"> sygnał prostokątny potrzebny do silnika. </w:t>
      </w:r>
      <w:r w:rsidR="004A1270" w:rsidRPr="00F04BEC">
        <w:rPr>
          <w:rFonts w:eastAsia="Calibri"/>
          <w:i w:val="0"/>
        </w:rPr>
        <w:t>Specyfikacja regulatora znajduje się w tabeli 2.</w:t>
      </w:r>
      <w:r w:rsidR="008E2A45" w:rsidRPr="008E2A45">
        <w:rPr>
          <w:rFonts w:eastAsia="Calibri"/>
          <w:i w:val="0"/>
        </w:rPr>
        <w:t xml:space="preserve"> </w:t>
      </w:r>
    </w:p>
    <w:p w14:paraId="682A3554" w14:textId="032777BE" w:rsidR="009F0111" w:rsidRDefault="008E2A45" w:rsidP="008E2A45">
      <w:pPr>
        <w:pStyle w:val="Legenda"/>
        <w:suppressLineNumbers w:val="0"/>
        <w:ind w:firstLine="360"/>
        <w:jc w:val="center"/>
        <w:rPr>
          <w:rFonts w:eastAsia="Calibri"/>
          <w:i w:val="0"/>
        </w:rPr>
      </w:pPr>
      <w:r w:rsidRPr="00F04BEC">
        <w:rPr>
          <w:rFonts w:eastAsia="Calibri"/>
          <w:i w:val="0"/>
          <w:noProof/>
        </w:rPr>
        <w:drawing>
          <wp:inline distT="0" distB="0" distL="0" distR="0" wp14:anchorId="4240FFBE" wp14:editId="52A00140">
            <wp:extent cx="3562350" cy="2857500"/>
            <wp:effectExtent l="0" t="0" r="0" b="0"/>
            <wp:docPr id="11" name="Picture 11" descr="ESC ABC-Power Pro-20A 2-4S - BEC 2A - Regulator 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 ABC-Power Pro-20A 2-4S - BEC 2A - Regulator ES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62350" cy="2857500"/>
                    </a:xfrm>
                    <a:prstGeom prst="rect">
                      <a:avLst/>
                    </a:prstGeom>
                    <a:noFill/>
                    <a:ln>
                      <a:noFill/>
                    </a:ln>
                  </pic:spPr>
                </pic:pic>
              </a:graphicData>
            </a:graphic>
          </wp:inline>
        </w:drawing>
      </w:r>
      <w:r w:rsidRPr="00F04BEC">
        <w:rPr>
          <w:rFonts w:eastAsia="Calibri"/>
          <w:i w:val="0"/>
          <w:noProof/>
        </w:rPr>
        <mc:AlternateContent>
          <mc:Choice Requires="wps">
            <w:drawing>
              <wp:inline distT="0" distB="0" distL="0" distR="0" wp14:anchorId="655CA2F0" wp14:editId="2DE3B43E">
                <wp:extent cx="3562350" cy="643255"/>
                <wp:effectExtent l="0" t="0" r="0" b="4445"/>
                <wp:docPr id="18" name="Text Box 18"/>
                <wp:cNvGraphicFramePr/>
                <a:graphic xmlns:a="http://schemas.openxmlformats.org/drawingml/2006/main">
                  <a:graphicData uri="http://schemas.microsoft.com/office/word/2010/wordprocessingShape">
                    <wps:wsp>
                      <wps:cNvSpPr txBox="1"/>
                      <wps:spPr>
                        <a:xfrm>
                          <a:off x="0" y="0"/>
                          <a:ext cx="3562350" cy="643255"/>
                        </a:xfrm>
                        <a:prstGeom prst="rect">
                          <a:avLst/>
                        </a:prstGeom>
                        <a:solidFill>
                          <a:prstClr val="white"/>
                        </a:solidFill>
                        <a:ln>
                          <a:noFill/>
                        </a:ln>
                        <a:effectLst/>
                      </wps:spPr>
                      <wps:txbx>
                        <w:txbxContent>
                          <w:p w14:paraId="7A687A94" w14:textId="77777777" w:rsidR="007D5562" w:rsidRPr="00C777FE" w:rsidRDefault="007D5562" w:rsidP="008E2A45">
                            <w:pPr>
                              <w:pStyle w:val="Legenda"/>
                              <w:jc w:val="center"/>
                              <w:rPr>
                                <w:noProof/>
                                <w:color w:val="2E74B5" w:themeColor="accent1" w:themeShade="BF"/>
                                <w:sz w:val="20"/>
                                <w:szCs w:val="20"/>
                              </w:rPr>
                            </w:pPr>
                            <w:r w:rsidRPr="00C777FE">
                              <w:rPr>
                                <w:color w:val="2E74B5" w:themeColor="accent1" w:themeShade="BF"/>
                                <w:sz w:val="20"/>
                                <w:szCs w:val="20"/>
                              </w:rPr>
                              <w:t xml:space="preserve">Rysunek </w:t>
                            </w:r>
                            <w:r w:rsidRPr="00C777FE">
                              <w:rPr>
                                <w:color w:val="2E74B5" w:themeColor="accent1" w:themeShade="BF"/>
                                <w:sz w:val="20"/>
                                <w:szCs w:val="20"/>
                              </w:rPr>
                              <w:fldChar w:fldCharType="begin"/>
                            </w:r>
                            <w:r w:rsidRPr="00C777FE">
                              <w:rPr>
                                <w:color w:val="2E74B5" w:themeColor="accent1" w:themeShade="BF"/>
                                <w:sz w:val="20"/>
                                <w:szCs w:val="20"/>
                              </w:rPr>
                              <w:instrText xml:space="preserve"> SEQ Rysunek \* ARABIC </w:instrText>
                            </w:r>
                            <w:r w:rsidRPr="00C777FE">
                              <w:rPr>
                                <w:color w:val="2E74B5" w:themeColor="accent1" w:themeShade="BF"/>
                                <w:sz w:val="20"/>
                                <w:szCs w:val="20"/>
                              </w:rPr>
                              <w:fldChar w:fldCharType="separate"/>
                            </w:r>
                            <w:r w:rsidRPr="00C777FE">
                              <w:rPr>
                                <w:noProof/>
                                <w:color w:val="2E74B5" w:themeColor="accent1" w:themeShade="BF"/>
                                <w:sz w:val="20"/>
                                <w:szCs w:val="20"/>
                              </w:rPr>
                              <w:t>4</w:t>
                            </w:r>
                            <w:r w:rsidRPr="00C777FE">
                              <w:rPr>
                                <w:color w:val="2E74B5" w:themeColor="accent1" w:themeShade="BF"/>
                                <w:sz w:val="20"/>
                                <w:szCs w:val="20"/>
                              </w:rPr>
                              <w:fldChar w:fldCharType="end"/>
                            </w:r>
                            <w:r w:rsidRPr="00C777FE">
                              <w:rPr>
                                <w:color w:val="2E74B5" w:themeColor="accent1" w:themeShade="BF"/>
                                <w:sz w:val="20"/>
                                <w:szCs w:val="20"/>
                              </w:rPr>
                              <w:t>.</w:t>
                            </w:r>
                            <w:r w:rsidRPr="00C777FE">
                              <w:rPr>
                                <w:noProof/>
                                <w:color w:val="2E74B5" w:themeColor="accent1" w:themeShade="BF"/>
                                <w:sz w:val="20"/>
                                <w:szCs w:val="20"/>
                              </w:rPr>
                              <w:t xml:space="preserve"> Regulator ESC ABC-Power Pro-20A</w:t>
                            </w:r>
                          </w:p>
                          <w:p w14:paraId="15338AE9" w14:textId="1EB8EC9F" w:rsidR="007D5562" w:rsidRPr="00C777FE" w:rsidRDefault="007D5562" w:rsidP="008E2A45">
                            <w:pPr>
                              <w:pStyle w:val="Legenda"/>
                              <w:jc w:val="center"/>
                              <w:rPr>
                                <w:noProof/>
                                <w:color w:val="2E74B5" w:themeColor="accent1" w:themeShade="BF"/>
                                <w:sz w:val="20"/>
                                <w:szCs w:val="20"/>
                              </w:rPr>
                            </w:pPr>
                            <w:r w:rsidRPr="00C777FE">
                              <w:rPr>
                                <w:noProof/>
                                <w:color w:val="2E74B5" w:themeColor="accent1" w:themeShade="BF"/>
                                <w:sz w:val="20"/>
                                <w:szCs w:val="20"/>
                              </w:rPr>
                              <w:t xml:space="preserve">źródło: </w:t>
                            </w:r>
                            <w:hyperlink r:id="rId23" w:history="1">
                              <w:r w:rsidRPr="00C777FE">
                                <w:rPr>
                                  <w:rStyle w:val="Hipercze"/>
                                  <w:noProof/>
                                  <w:color w:val="2E74B5" w:themeColor="accent1" w:themeShade="BF"/>
                                  <w:sz w:val="20"/>
                                  <w:szCs w:val="20"/>
                                  <w:u w:val="none"/>
                                </w:rPr>
                                <w:t>http://abc-rc.pl/ESC-ABC-Power-Pro-20A</w:t>
                              </w:r>
                            </w:hyperlink>
                            <w:r w:rsidRPr="00C777FE">
                              <w:rPr>
                                <w:noProof/>
                                <w:color w:val="2E74B5" w:themeColor="accent1" w:themeShade="BF"/>
                                <w:sz w:val="20"/>
                                <w:szCs w:val="20"/>
                              </w:rPr>
                              <w:t xml:space="preserve"> </w:t>
                            </w:r>
                            <w:r w:rsidRPr="00C777FE">
                              <w:rPr>
                                <w:rFonts w:cs="Times New Roman"/>
                                <w:color w:val="2E74B5" w:themeColor="accent1" w:themeShade="BF"/>
                                <w:sz w:val="20"/>
                                <w:szCs w:val="20"/>
                              </w:rPr>
                              <w:t>z dnia 6/11/2015</w:t>
                            </w:r>
                          </w:p>
                          <w:p w14:paraId="7564CBF5" w14:textId="77777777" w:rsidR="007D5562" w:rsidRPr="00E6300B" w:rsidRDefault="007D5562" w:rsidP="008E2A45">
                            <w:pPr>
                              <w:pStyle w:val="Legenda"/>
                              <w:rPr>
                                <w:rFonts w:eastAsia="Calibri" w:cs="Times New Roman"/>
                                <w:color w:val="FF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55CA2F0" id="Text Box 18" o:spid="_x0000_s1030" type="#_x0000_t202" style="width:280.5pt;height:5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" stroked="f">
                <v:textbox inset="0,0,0,0">
                  <w:txbxContent>
                    <w:p w14:paraId="7A687A94" w14:textId="77777777" w:rsidR="007D5562" w:rsidRPr="00C777FE" w:rsidRDefault="007D5562" w:rsidP="008E2A45">
                      <w:pPr>
                        <w:pStyle w:val="Caption"/>
                        <w:jc w:val="center"/>
                        <w:rPr>
                          <w:noProof/>
                          <w:color w:val="2E74B5" w:themeColor="accent1" w:themeShade="BF"/>
                          <w:sz w:val="20"/>
                          <w:szCs w:val="20"/>
                        </w:rPr>
                      </w:pPr>
                      <w:r w:rsidRPr="00C777FE">
                        <w:rPr>
                          <w:color w:val="2E74B5" w:themeColor="accent1" w:themeShade="BF"/>
                          <w:sz w:val="20"/>
                          <w:szCs w:val="20"/>
                        </w:rPr>
                        <w:t xml:space="preserve">Rysunek </w:t>
                      </w:r>
                      <w:r w:rsidRPr="00C777FE">
                        <w:rPr>
                          <w:color w:val="2E74B5" w:themeColor="accent1" w:themeShade="BF"/>
                          <w:sz w:val="20"/>
                          <w:szCs w:val="20"/>
                        </w:rPr>
                        <w:fldChar w:fldCharType="begin"/>
                      </w:r>
                      <w:r w:rsidRPr="00C777FE">
                        <w:rPr>
                          <w:color w:val="2E74B5" w:themeColor="accent1" w:themeShade="BF"/>
                          <w:sz w:val="20"/>
                          <w:szCs w:val="20"/>
                        </w:rPr>
                        <w:instrText xml:space="preserve"> SEQ Rysunek \* ARABIC </w:instrText>
                      </w:r>
                      <w:r w:rsidRPr="00C777FE">
                        <w:rPr>
                          <w:color w:val="2E74B5" w:themeColor="accent1" w:themeShade="BF"/>
                          <w:sz w:val="20"/>
                          <w:szCs w:val="20"/>
                        </w:rPr>
                        <w:fldChar w:fldCharType="separate"/>
                      </w:r>
                      <w:r w:rsidRPr="00C777FE">
                        <w:rPr>
                          <w:noProof/>
                          <w:color w:val="2E74B5" w:themeColor="accent1" w:themeShade="BF"/>
                          <w:sz w:val="20"/>
                          <w:szCs w:val="20"/>
                        </w:rPr>
                        <w:t>4</w:t>
                      </w:r>
                      <w:r w:rsidRPr="00C777FE">
                        <w:rPr>
                          <w:color w:val="2E74B5" w:themeColor="accent1" w:themeShade="BF"/>
                          <w:sz w:val="20"/>
                          <w:szCs w:val="20"/>
                        </w:rPr>
                        <w:fldChar w:fldCharType="end"/>
                      </w:r>
                      <w:r w:rsidRPr="00C777FE">
                        <w:rPr>
                          <w:color w:val="2E74B5" w:themeColor="accent1" w:themeShade="BF"/>
                          <w:sz w:val="20"/>
                          <w:szCs w:val="20"/>
                        </w:rPr>
                        <w:t>.</w:t>
                      </w:r>
                      <w:r w:rsidRPr="00C777FE">
                        <w:rPr>
                          <w:noProof/>
                          <w:color w:val="2E74B5" w:themeColor="accent1" w:themeShade="BF"/>
                          <w:sz w:val="20"/>
                          <w:szCs w:val="20"/>
                        </w:rPr>
                        <w:t xml:space="preserve"> Regulator ESC ABC-Power Pro-20A</w:t>
                      </w:r>
                    </w:p>
                    <w:p w14:paraId="15338AE9" w14:textId="1EB8EC9F" w:rsidR="007D5562" w:rsidRPr="00C777FE" w:rsidRDefault="007D5562" w:rsidP="008E2A45">
                      <w:pPr>
                        <w:pStyle w:val="Caption"/>
                        <w:jc w:val="center"/>
                        <w:rPr>
                          <w:noProof/>
                          <w:color w:val="2E74B5" w:themeColor="accent1" w:themeShade="BF"/>
                          <w:sz w:val="20"/>
                          <w:szCs w:val="20"/>
                        </w:rPr>
                      </w:pPr>
                      <w:r w:rsidRPr="00C777FE">
                        <w:rPr>
                          <w:noProof/>
                          <w:color w:val="2E74B5" w:themeColor="accent1" w:themeShade="BF"/>
                          <w:sz w:val="20"/>
                          <w:szCs w:val="20"/>
                        </w:rPr>
                        <w:t xml:space="preserve">źródło: </w:t>
                      </w:r>
                      <w:hyperlink r:id="rId24" w:history="1">
                        <w:r w:rsidRPr="00C777FE">
                          <w:rPr>
                            <w:rStyle w:val="Hyperlink"/>
                            <w:noProof/>
                            <w:color w:val="2E74B5" w:themeColor="accent1" w:themeShade="BF"/>
                            <w:sz w:val="20"/>
                            <w:szCs w:val="20"/>
                            <w:u w:val="none"/>
                          </w:rPr>
                          <w:t>http://abc-rc.pl/ESC-ABC-Power-Pro-20A</w:t>
                        </w:r>
                      </w:hyperlink>
                      <w:r w:rsidRPr="00C777FE">
                        <w:rPr>
                          <w:noProof/>
                          <w:color w:val="2E74B5" w:themeColor="accent1" w:themeShade="BF"/>
                          <w:sz w:val="20"/>
                          <w:szCs w:val="20"/>
                        </w:rPr>
                        <w:t xml:space="preserve"> </w:t>
                      </w:r>
                      <w:r w:rsidRPr="00C777FE">
                        <w:rPr>
                          <w:rFonts w:cs="Times New Roman"/>
                          <w:color w:val="2E74B5" w:themeColor="accent1" w:themeShade="BF"/>
                          <w:sz w:val="20"/>
                          <w:szCs w:val="20"/>
                        </w:rPr>
                        <w:t>z dnia 6/11/2015</w:t>
                      </w:r>
                    </w:p>
                    <w:p w14:paraId="7564CBF5" w14:textId="77777777" w:rsidR="007D5562" w:rsidRPr="00E6300B" w:rsidRDefault="007D5562" w:rsidP="008E2A45">
                      <w:pPr>
                        <w:pStyle w:val="Caption"/>
                        <w:rPr>
                          <w:rFonts w:eastAsia="Calibri" w:cs="Times New Roman"/>
                          <w:color w:val="FF0000"/>
                        </w:rPr>
                      </w:pPr>
                    </w:p>
                  </w:txbxContent>
                </v:textbox>
                <w10:anchorlock/>
              </v:shape>
            </w:pict>
          </mc:Fallback>
        </mc:AlternateContent>
      </w:r>
    </w:p>
    <w:p w14:paraId="7AB815C1" w14:textId="77777777" w:rsidR="008E2A45" w:rsidRPr="00F04BEC" w:rsidRDefault="008E2A45" w:rsidP="008E2A45">
      <w:pPr>
        <w:pStyle w:val="Legenda"/>
        <w:suppressLineNumbers w:val="0"/>
        <w:ind w:firstLine="360"/>
        <w:jc w:val="center"/>
        <w:rPr>
          <w:rFonts w:eastAsia="Calibri"/>
          <w:i w:val="0"/>
        </w:rPr>
      </w:pPr>
    </w:p>
    <w:p w14:paraId="50298D4F" w14:textId="01B52749" w:rsidR="008E2A45" w:rsidRPr="00C777FE" w:rsidRDefault="008E2A45" w:rsidP="008E2A45">
      <w:pPr>
        <w:pStyle w:val="Legenda"/>
        <w:suppressLineNumbers w:val="0"/>
        <w:jc w:val="center"/>
        <w:rPr>
          <w:rFonts w:cs="Times New Roman"/>
          <w:color w:val="2E74B5" w:themeColor="accent1" w:themeShade="BF"/>
          <w:sz w:val="20"/>
          <w:szCs w:val="20"/>
        </w:rPr>
      </w:pPr>
      <w:r w:rsidRPr="00C777FE">
        <w:rPr>
          <w:color w:val="2E74B5" w:themeColor="accent1" w:themeShade="BF"/>
          <w:sz w:val="20"/>
          <w:szCs w:val="20"/>
        </w:rPr>
        <w:t xml:space="preserve">Tabela </w:t>
      </w:r>
      <w:r w:rsidRPr="00C777FE">
        <w:rPr>
          <w:color w:val="2E74B5" w:themeColor="accent1" w:themeShade="BF"/>
          <w:sz w:val="20"/>
          <w:szCs w:val="20"/>
        </w:rPr>
        <w:fldChar w:fldCharType="begin"/>
      </w:r>
      <w:r w:rsidRPr="00C777FE">
        <w:rPr>
          <w:color w:val="2E74B5" w:themeColor="accent1" w:themeShade="BF"/>
          <w:sz w:val="20"/>
          <w:szCs w:val="20"/>
        </w:rPr>
        <w:instrText xml:space="preserve"> SEQ Tabela \* ARABIC </w:instrText>
      </w:r>
      <w:r w:rsidRPr="00C777FE">
        <w:rPr>
          <w:color w:val="2E74B5" w:themeColor="accent1" w:themeShade="BF"/>
          <w:sz w:val="20"/>
          <w:szCs w:val="20"/>
        </w:rPr>
        <w:fldChar w:fldCharType="separate"/>
      </w:r>
      <w:r w:rsidR="0026322F" w:rsidRPr="00C777FE">
        <w:rPr>
          <w:noProof/>
          <w:color w:val="2E74B5" w:themeColor="accent1" w:themeShade="BF"/>
          <w:sz w:val="20"/>
          <w:szCs w:val="20"/>
        </w:rPr>
        <w:t>2</w:t>
      </w:r>
      <w:r w:rsidRPr="00C777FE">
        <w:rPr>
          <w:color w:val="2E74B5" w:themeColor="accent1" w:themeShade="BF"/>
          <w:sz w:val="20"/>
          <w:szCs w:val="20"/>
        </w:rPr>
        <w:fldChar w:fldCharType="end"/>
      </w:r>
      <w:r w:rsidRPr="00C777FE">
        <w:rPr>
          <w:rFonts w:cs="Times New Roman"/>
          <w:color w:val="2E74B5" w:themeColor="accent1" w:themeShade="BF"/>
          <w:sz w:val="20"/>
          <w:szCs w:val="20"/>
        </w:rPr>
        <w:t>. Regulator ESC ABC-Power Pro-20A – specyfikacja</w:t>
      </w:r>
    </w:p>
    <w:p w14:paraId="651EF00E" w14:textId="0F9BEAE8" w:rsidR="008E2A45" w:rsidRPr="00C777FE" w:rsidRDefault="008E2A45" w:rsidP="008E2A45">
      <w:pPr>
        <w:pStyle w:val="Legenda"/>
        <w:suppressLineNumbers w:val="0"/>
        <w:jc w:val="center"/>
        <w:rPr>
          <w:rFonts w:cs="Times New Roman"/>
          <w:color w:val="2E74B5" w:themeColor="accent1" w:themeShade="BF"/>
          <w:sz w:val="20"/>
          <w:szCs w:val="20"/>
        </w:rPr>
      </w:pPr>
      <w:r w:rsidRPr="00C777FE">
        <w:rPr>
          <w:rFonts w:cs="Times New Roman"/>
          <w:color w:val="2E74B5" w:themeColor="accent1" w:themeShade="BF"/>
          <w:sz w:val="20"/>
          <w:szCs w:val="20"/>
        </w:rPr>
        <w:t xml:space="preserve">źródło: </w:t>
      </w:r>
      <w:hyperlink r:id="rId25" w:history="1">
        <w:r w:rsidR="00C777FE" w:rsidRPr="00C777FE">
          <w:rPr>
            <w:rStyle w:val="Hipercze"/>
            <w:rFonts w:cs="Times New Roman"/>
            <w:color w:val="2E74B5" w:themeColor="accent1" w:themeShade="BF"/>
            <w:sz w:val="20"/>
            <w:szCs w:val="20"/>
            <w:u w:val="none"/>
          </w:rPr>
          <w:t>http://abc-rc.pl/ESC-ABC-Power-Pro-20A</w:t>
        </w:r>
      </w:hyperlink>
      <w:r w:rsidR="00C777FE" w:rsidRPr="00C777FE">
        <w:rPr>
          <w:rFonts w:cs="Times New Roman"/>
          <w:color w:val="2E74B5" w:themeColor="accent1" w:themeShade="BF"/>
          <w:sz w:val="20"/>
          <w:szCs w:val="20"/>
        </w:rPr>
        <w:t xml:space="preserve"> </w:t>
      </w:r>
      <w:r w:rsidRPr="00C777FE">
        <w:rPr>
          <w:rFonts w:cs="Times New Roman"/>
          <w:color w:val="2E74B5" w:themeColor="accent1" w:themeShade="BF"/>
          <w:sz w:val="20"/>
          <w:szCs w:val="20"/>
        </w:rPr>
        <w:t>z dnia 6/11/2015</w:t>
      </w:r>
    </w:p>
    <w:tbl>
      <w:tblPr>
        <w:tblStyle w:val="Tabela-Siatka"/>
        <w:tblW w:w="0" w:type="auto"/>
        <w:jc w:val="center"/>
        <w:tblLook w:val="04A0" w:firstRow="1" w:lastRow="0" w:firstColumn="1" w:lastColumn="0" w:noHBand="0" w:noVBand="1"/>
      </w:tblPr>
      <w:tblGrid>
        <w:gridCol w:w="2303"/>
        <w:gridCol w:w="1910"/>
      </w:tblGrid>
      <w:tr w:rsidR="006720AE" w:rsidRPr="00F04BEC" w14:paraId="733EDDFD" w14:textId="77777777" w:rsidTr="00E62873">
        <w:trPr>
          <w:jc w:val="center"/>
        </w:trPr>
        <w:tc>
          <w:tcPr>
            <w:tcW w:w="0" w:type="auto"/>
          </w:tcPr>
          <w:p w14:paraId="364CC8E2" w14:textId="77777777" w:rsidR="006720AE" w:rsidRPr="00F04BEC" w:rsidRDefault="006720AE" w:rsidP="00F04BEC">
            <w:pPr>
              <w:pStyle w:val="Legenda"/>
              <w:suppressLineNumbers w:val="0"/>
              <w:ind w:firstLine="360"/>
              <w:jc w:val="both"/>
              <w:rPr>
                <w:rFonts w:eastAsia="Calibri"/>
                <w:i w:val="0"/>
              </w:rPr>
            </w:pPr>
            <w:r w:rsidRPr="00F04BEC">
              <w:rPr>
                <w:rFonts w:eastAsia="Calibri"/>
                <w:i w:val="0"/>
              </w:rPr>
              <w:t>Wymiary</w:t>
            </w:r>
          </w:p>
        </w:tc>
        <w:tc>
          <w:tcPr>
            <w:tcW w:w="0" w:type="auto"/>
          </w:tcPr>
          <w:p w14:paraId="3AC3591F" w14:textId="77777777" w:rsidR="006720AE" w:rsidRPr="00F04BEC" w:rsidRDefault="006720AE" w:rsidP="00F04BEC">
            <w:pPr>
              <w:pStyle w:val="Legenda"/>
              <w:suppressLineNumbers w:val="0"/>
              <w:ind w:firstLine="360"/>
              <w:jc w:val="both"/>
              <w:rPr>
                <w:rFonts w:eastAsia="Calibri"/>
                <w:i w:val="0"/>
              </w:rPr>
            </w:pPr>
            <w:r w:rsidRPr="00F04BEC">
              <w:rPr>
                <w:rFonts w:eastAsia="Calibri"/>
                <w:i w:val="0"/>
              </w:rPr>
              <w:t>55x26x10mm</w:t>
            </w:r>
          </w:p>
        </w:tc>
      </w:tr>
      <w:tr w:rsidR="006720AE" w:rsidRPr="00F04BEC" w14:paraId="68E8CA9D" w14:textId="77777777" w:rsidTr="00E62873">
        <w:trPr>
          <w:jc w:val="center"/>
        </w:trPr>
        <w:tc>
          <w:tcPr>
            <w:tcW w:w="0" w:type="auto"/>
          </w:tcPr>
          <w:p w14:paraId="4DD72A0C" w14:textId="77777777" w:rsidR="006720AE" w:rsidRPr="00F04BEC" w:rsidRDefault="006720AE" w:rsidP="00F04BEC">
            <w:pPr>
              <w:pStyle w:val="Legenda"/>
              <w:suppressLineNumbers w:val="0"/>
              <w:ind w:firstLine="360"/>
              <w:jc w:val="both"/>
              <w:rPr>
                <w:rFonts w:eastAsia="Calibri"/>
                <w:i w:val="0"/>
              </w:rPr>
            </w:pPr>
            <w:r w:rsidRPr="00F04BEC">
              <w:rPr>
                <w:rFonts w:eastAsia="Calibri"/>
                <w:i w:val="0"/>
              </w:rPr>
              <w:t>Waga</w:t>
            </w:r>
          </w:p>
        </w:tc>
        <w:tc>
          <w:tcPr>
            <w:tcW w:w="0" w:type="auto"/>
          </w:tcPr>
          <w:p w14:paraId="5274E101" w14:textId="77777777" w:rsidR="006720AE" w:rsidRPr="00F04BEC" w:rsidRDefault="006720AE" w:rsidP="00F04BEC">
            <w:pPr>
              <w:pStyle w:val="Legenda"/>
              <w:suppressLineNumbers w:val="0"/>
              <w:ind w:firstLine="360"/>
              <w:jc w:val="both"/>
              <w:rPr>
                <w:rFonts w:eastAsia="Calibri"/>
                <w:i w:val="0"/>
              </w:rPr>
            </w:pPr>
            <w:r w:rsidRPr="00F04BEC">
              <w:rPr>
                <w:rFonts w:eastAsia="Calibri"/>
                <w:i w:val="0"/>
              </w:rPr>
              <w:t>38g</w:t>
            </w:r>
          </w:p>
        </w:tc>
      </w:tr>
      <w:tr w:rsidR="006720AE" w:rsidRPr="00F04BEC" w14:paraId="66C1A1E9" w14:textId="77777777" w:rsidTr="00E62873">
        <w:trPr>
          <w:jc w:val="center"/>
        </w:trPr>
        <w:tc>
          <w:tcPr>
            <w:tcW w:w="0" w:type="auto"/>
          </w:tcPr>
          <w:p w14:paraId="45B1CE6A" w14:textId="035BAF1B" w:rsidR="006720AE" w:rsidRPr="00F04BEC" w:rsidRDefault="006720AE" w:rsidP="00F04BEC">
            <w:pPr>
              <w:pStyle w:val="Legenda"/>
              <w:suppressLineNumbers w:val="0"/>
              <w:ind w:firstLine="360"/>
              <w:jc w:val="both"/>
              <w:rPr>
                <w:rFonts w:eastAsia="Calibri"/>
                <w:i w:val="0"/>
              </w:rPr>
            </w:pPr>
            <w:r w:rsidRPr="00F04BEC">
              <w:rPr>
                <w:rFonts w:eastAsia="Calibri"/>
                <w:i w:val="0"/>
              </w:rPr>
              <w:t>Prąd ciąg</w:t>
            </w:r>
            <w:r w:rsidR="00DD6C10" w:rsidRPr="00F04BEC">
              <w:rPr>
                <w:rFonts w:eastAsia="Calibri"/>
                <w:i w:val="0"/>
              </w:rPr>
              <w:t>ły</w:t>
            </w:r>
            <w:r w:rsidRPr="00F04BEC">
              <w:rPr>
                <w:rFonts w:eastAsia="Calibri"/>
                <w:i w:val="0"/>
              </w:rPr>
              <w:t xml:space="preserve"> pracy</w:t>
            </w:r>
          </w:p>
        </w:tc>
        <w:tc>
          <w:tcPr>
            <w:tcW w:w="0" w:type="auto"/>
          </w:tcPr>
          <w:p w14:paraId="51488921" w14:textId="77777777" w:rsidR="006720AE" w:rsidRPr="00F04BEC" w:rsidRDefault="006720AE" w:rsidP="00F04BEC">
            <w:pPr>
              <w:pStyle w:val="Legenda"/>
              <w:suppressLineNumbers w:val="0"/>
              <w:ind w:firstLine="360"/>
              <w:jc w:val="both"/>
              <w:rPr>
                <w:rFonts w:eastAsia="Calibri"/>
                <w:i w:val="0"/>
              </w:rPr>
            </w:pPr>
            <w:r w:rsidRPr="00F04BEC">
              <w:rPr>
                <w:rFonts w:eastAsia="Calibri"/>
                <w:i w:val="0"/>
              </w:rPr>
              <w:t>20A</w:t>
            </w:r>
          </w:p>
        </w:tc>
      </w:tr>
      <w:tr w:rsidR="006720AE" w:rsidRPr="00F04BEC" w14:paraId="4FCE1DF9" w14:textId="77777777" w:rsidTr="00E62873">
        <w:trPr>
          <w:jc w:val="center"/>
        </w:trPr>
        <w:tc>
          <w:tcPr>
            <w:tcW w:w="0" w:type="auto"/>
          </w:tcPr>
          <w:p w14:paraId="2D6D4934" w14:textId="77777777" w:rsidR="006720AE" w:rsidRPr="00F04BEC" w:rsidRDefault="006720AE" w:rsidP="00F04BEC">
            <w:pPr>
              <w:pStyle w:val="Legenda"/>
              <w:suppressLineNumbers w:val="0"/>
              <w:ind w:firstLine="360"/>
              <w:jc w:val="both"/>
              <w:rPr>
                <w:rFonts w:eastAsia="Calibri"/>
                <w:i w:val="0"/>
              </w:rPr>
            </w:pPr>
            <w:r w:rsidRPr="00F04BEC">
              <w:rPr>
                <w:rFonts w:eastAsia="Calibri"/>
                <w:i w:val="0"/>
              </w:rPr>
              <w:t>Prąd maksymalny</w:t>
            </w:r>
          </w:p>
        </w:tc>
        <w:tc>
          <w:tcPr>
            <w:tcW w:w="0" w:type="auto"/>
          </w:tcPr>
          <w:p w14:paraId="549E1666" w14:textId="77777777" w:rsidR="006720AE" w:rsidRPr="00F04BEC" w:rsidRDefault="006720AE" w:rsidP="00F04BEC">
            <w:pPr>
              <w:pStyle w:val="Legenda"/>
              <w:suppressLineNumbers w:val="0"/>
              <w:ind w:firstLine="360"/>
              <w:jc w:val="both"/>
              <w:rPr>
                <w:rFonts w:eastAsia="Calibri"/>
                <w:i w:val="0"/>
              </w:rPr>
            </w:pPr>
            <w:r w:rsidRPr="00F04BEC">
              <w:rPr>
                <w:rFonts w:eastAsia="Calibri"/>
                <w:i w:val="0"/>
              </w:rPr>
              <w:t>25A</w:t>
            </w:r>
          </w:p>
        </w:tc>
      </w:tr>
      <w:tr w:rsidR="006720AE" w:rsidRPr="00F04BEC" w14:paraId="4705902A" w14:textId="77777777" w:rsidTr="00E62873">
        <w:trPr>
          <w:jc w:val="center"/>
        </w:trPr>
        <w:tc>
          <w:tcPr>
            <w:tcW w:w="0" w:type="auto"/>
          </w:tcPr>
          <w:p w14:paraId="3160A7E8" w14:textId="77777777" w:rsidR="006720AE" w:rsidRPr="00F04BEC" w:rsidRDefault="006720AE" w:rsidP="00F04BEC">
            <w:pPr>
              <w:pStyle w:val="Legenda"/>
              <w:suppressLineNumbers w:val="0"/>
              <w:ind w:firstLine="360"/>
              <w:jc w:val="both"/>
              <w:rPr>
                <w:rFonts w:eastAsia="Calibri"/>
                <w:i w:val="0"/>
              </w:rPr>
            </w:pPr>
            <w:r w:rsidRPr="00F04BEC">
              <w:rPr>
                <w:rFonts w:eastAsia="Calibri"/>
                <w:i w:val="0"/>
              </w:rPr>
              <w:t>BEC liniowy</w:t>
            </w:r>
          </w:p>
        </w:tc>
        <w:tc>
          <w:tcPr>
            <w:tcW w:w="0" w:type="auto"/>
          </w:tcPr>
          <w:p w14:paraId="64164FF0" w14:textId="77777777" w:rsidR="006720AE" w:rsidRPr="00F04BEC" w:rsidRDefault="006720AE" w:rsidP="00F04BEC">
            <w:pPr>
              <w:pStyle w:val="Legenda"/>
              <w:suppressLineNumbers w:val="0"/>
              <w:ind w:firstLine="360"/>
              <w:jc w:val="both"/>
              <w:rPr>
                <w:rFonts w:eastAsia="Calibri"/>
                <w:i w:val="0"/>
              </w:rPr>
            </w:pPr>
            <w:r w:rsidRPr="00F04BEC">
              <w:rPr>
                <w:rFonts w:eastAsia="Calibri"/>
                <w:i w:val="0"/>
              </w:rPr>
              <w:t>2A</w:t>
            </w:r>
          </w:p>
        </w:tc>
      </w:tr>
      <w:tr w:rsidR="006720AE" w:rsidRPr="00F04BEC" w14:paraId="447E0896" w14:textId="77777777" w:rsidTr="00E62873">
        <w:trPr>
          <w:jc w:val="center"/>
        </w:trPr>
        <w:tc>
          <w:tcPr>
            <w:tcW w:w="0" w:type="auto"/>
          </w:tcPr>
          <w:p w14:paraId="3B787D44" w14:textId="77777777" w:rsidR="006720AE" w:rsidRPr="00F04BEC" w:rsidRDefault="006720AE" w:rsidP="00F04BEC">
            <w:pPr>
              <w:pStyle w:val="Legenda"/>
              <w:suppressLineNumbers w:val="0"/>
              <w:ind w:firstLine="360"/>
              <w:jc w:val="both"/>
              <w:rPr>
                <w:rFonts w:eastAsia="Calibri"/>
                <w:i w:val="0"/>
              </w:rPr>
            </w:pPr>
            <w:r w:rsidRPr="00F04BEC">
              <w:rPr>
                <w:rFonts w:eastAsia="Calibri"/>
                <w:i w:val="0"/>
              </w:rPr>
              <w:t>Napięcie pracy</w:t>
            </w:r>
          </w:p>
        </w:tc>
        <w:tc>
          <w:tcPr>
            <w:tcW w:w="0" w:type="auto"/>
          </w:tcPr>
          <w:p w14:paraId="186A63A9" w14:textId="77777777" w:rsidR="006720AE" w:rsidRPr="00F04BEC" w:rsidRDefault="006720AE" w:rsidP="00F04BEC">
            <w:pPr>
              <w:pStyle w:val="Legenda"/>
              <w:suppressLineNumbers w:val="0"/>
              <w:ind w:firstLine="360"/>
              <w:jc w:val="both"/>
              <w:rPr>
                <w:rFonts w:eastAsia="Calibri"/>
                <w:i w:val="0"/>
              </w:rPr>
            </w:pPr>
            <w:r w:rsidRPr="00F04BEC">
              <w:rPr>
                <w:rFonts w:eastAsia="Calibri"/>
                <w:i w:val="0"/>
              </w:rPr>
              <w:t>6V-14,8V</w:t>
            </w:r>
          </w:p>
        </w:tc>
      </w:tr>
      <w:tr w:rsidR="006720AE" w:rsidRPr="00F04BEC" w14:paraId="256735F4" w14:textId="77777777" w:rsidTr="00E62873">
        <w:trPr>
          <w:jc w:val="center"/>
        </w:trPr>
        <w:tc>
          <w:tcPr>
            <w:tcW w:w="0" w:type="auto"/>
          </w:tcPr>
          <w:p w14:paraId="321C3331" w14:textId="77777777" w:rsidR="006720AE" w:rsidRPr="00F04BEC" w:rsidRDefault="006720AE" w:rsidP="00F04BEC">
            <w:pPr>
              <w:pStyle w:val="Legenda"/>
              <w:suppressLineNumbers w:val="0"/>
              <w:ind w:firstLine="360"/>
              <w:jc w:val="both"/>
              <w:rPr>
                <w:rFonts w:eastAsia="Calibri"/>
                <w:i w:val="0"/>
              </w:rPr>
            </w:pPr>
            <w:r w:rsidRPr="00F04BEC">
              <w:rPr>
                <w:rFonts w:eastAsia="Calibri"/>
                <w:i w:val="0"/>
              </w:rPr>
              <w:t>PWM</w:t>
            </w:r>
          </w:p>
        </w:tc>
        <w:tc>
          <w:tcPr>
            <w:tcW w:w="0" w:type="auto"/>
          </w:tcPr>
          <w:p w14:paraId="7EE4AA53" w14:textId="77777777" w:rsidR="006720AE" w:rsidRPr="00F04BEC" w:rsidRDefault="006720AE" w:rsidP="00F04BEC">
            <w:pPr>
              <w:pStyle w:val="Legenda"/>
              <w:suppressLineNumbers w:val="0"/>
              <w:ind w:firstLine="360"/>
              <w:jc w:val="both"/>
              <w:rPr>
                <w:rFonts w:eastAsia="Calibri"/>
                <w:i w:val="0"/>
              </w:rPr>
            </w:pPr>
            <w:r w:rsidRPr="00F04BEC">
              <w:rPr>
                <w:rFonts w:eastAsia="Calibri"/>
                <w:i w:val="0"/>
              </w:rPr>
              <w:t>8/16 KHz</w:t>
            </w:r>
          </w:p>
        </w:tc>
      </w:tr>
    </w:tbl>
    <w:p w14:paraId="021EC301" w14:textId="5A77AF41" w:rsidR="009E3944" w:rsidRPr="00D61714" w:rsidRDefault="009E3944" w:rsidP="00D61714">
      <w:pPr>
        <w:pStyle w:val="Legenda"/>
        <w:suppressLineNumbers w:val="0"/>
        <w:jc w:val="both"/>
        <w:rPr>
          <w:rFonts w:eastAsia="Calibri" w:cs="Times New Roman"/>
          <w:i w:val="0"/>
          <w:color w:val="auto"/>
        </w:rPr>
      </w:pPr>
    </w:p>
    <w:p w14:paraId="712BB9E7" w14:textId="4F7AA24F" w:rsidR="00150609" w:rsidRPr="00D61714" w:rsidRDefault="00AB2A17" w:rsidP="00D61714">
      <w:pPr>
        <w:pStyle w:val="Legenda"/>
        <w:suppressLineNumbers w:val="0"/>
        <w:ind w:firstLine="720"/>
        <w:jc w:val="both"/>
        <w:rPr>
          <w:rFonts w:eastAsia="Calibri" w:cs="Times New Roman"/>
          <w:i w:val="0"/>
          <w:color w:val="auto"/>
        </w:rPr>
      </w:pPr>
      <w:r w:rsidRPr="00D61714">
        <w:rPr>
          <w:rFonts w:eastAsia="Calibri" w:cs="Times New Roman"/>
          <w:i w:val="0"/>
          <w:color w:val="auto"/>
        </w:rPr>
        <w:lastRenderedPageBreak/>
        <w:t xml:space="preserve">Aby uruchomić urządzenie nadajemy minimalny sygnał </w:t>
      </w:r>
      <w:r w:rsidR="007E0E1C" w:rsidRPr="00D61714">
        <w:rPr>
          <w:rFonts w:eastAsia="Calibri" w:cs="Times New Roman"/>
          <w:i w:val="0"/>
          <w:color w:val="auto"/>
        </w:rPr>
        <w:t>zwiększający</w:t>
      </w:r>
      <w:r w:rsidRPr="00D61714">
        <w:rPr>
          <w:rFonts w:eastAsia="Calibri" w:cs="Times New Roman"/>
          <w:i w:val="0"/>
          <w:color w:val="auto"/>
        </w:rPr>
        <w:t xml:space="preserve"> moc, </w:t>
      </w:r>
      <w:r w:rsidR="007F7CDB">
        <w:rPr>
          <w:rFonts w:eastAsia="Calibri" w:cs="Times New Roman"/>
          <w:i w:val="0"/>
          <w:color w:val="auto"/>
        </w:rPr>
        <w:t>urządzenie wyda</w:t>
      </w:r>
      <w:r w:rsidR="008D58B3" w:rsidRPr="00D61714">
        <w:rPr>
          <w:rFonts w:eastAsia="Calibri" w:cs="Times New Roman"/>
          <w:i w:val="0"/>
          <w:color w:val="auto"/>
        </w:rPr>
        <w:t xml:space="preserve"> </w:t>
      </w:r>
      <w:r w:rsidR="007F7CDB">
        <w:rPr>
          <w:rFonts w:eastAsia="Calibri" w:cs="Times New Roman"/>
          <w:i w:val="0"/>
          <w:color w:val="auto"/>
        </w:rPr>
        <w:t>jeden</w:t>
      </w:r>
      <w:r w:rsidR="008D58B3" w:rsidRPr="00D61714">
        <w:rPr>
          <w:rFonts w:eastAsia="Calibri" w:cs="Times New Roman"/>
          <w:i w:val="0"/>
          <w:color w:val="auto"/>
        </w:rPr>
        <w:t xml:space="preserve"> długi sygnał dźwiękowy</w:t>
      </w:r>
      <w:r w:rsidR="00123D36" w:rsidRPr="00D61714">
        <w:rPr>
          <w:rFonts w:eastAsia="Calibri" w:cs="Times New Roman"/>
          <w:i w:val="0"/>
          <w:color w:val="auto"/>
        </w:rPr>
        <w:t>. N</w:t>
      </w:r>
      <w:r w:rsidRPr="00D61714">
        <w:rPr>
          <w:rFonts w:eastAsia="Calibri" w:cs="Times New Roman"/>
          <w:i w:val="0"/>
          <w:color w:val="auto"/>
        </w:rPr>
        <w:t>astępnie sprawdza napięcie z baterii, po czym następuje k</w:t>
      </w:r>
      <w:r w:rsidR="00123D36" w:rsidRPr="00D61714">
        <w:rPr>
          <w:rFonts w:eastAsia="Calibri" w:cs="Times New Roman"/>
          <w:i w:val="0"/>
          <w:color w:val="auto"/>
        </w:rPr>
        <w:t xml:space="preserve">ilka krótkich </w:t>
      </w:r>
      <w:r w:rsidR="008D58B3" w:rsidRPr="00D61714">
        <w:rPr>
          <w:rFonts w:eastAsia="Calibri" w:cs="Times New Roman"/>
          <w:i w:val="0"/>
          <w:color w:val="auto"/>
        </w:rPr>
        <w:t>sygnałów dźwiękowych</w:t>
      </w:r>
      <w:r w:rsidR="00123D36" w:rsidRPr="00D61714">
        <w:rPr>
          <w:rFonts w:eastAsia="Calibri" w:cs="Times New Roman"/>
          <w:i w:val="0"/>
          <w:color w:val="auto"/>
        </w:rPr>
        <w:t xml:space="preserve">. </w:t>
      </w:r>
      <w:r w:rsidR="00875292" w:rsidRPr="00D61714">
        <w:rPr>
          <w:rFonts w:eastAsia="Calibri" w:cs="Times New Roman"/>
          <w:i w:val="0"/>
          <w:color w:val="auto"/>
        </w:rPr>
        <w:t>Następnie</w:t>
      </w:r>
      <w:r w:rsidRPr="00D61714">
        <w:rPr>
          <w:rFonts w:eastAsia="Calibri" w:cs="Times New Roman"/>
          <w:i w:val="0"/>
          <w:color w:val="auto"/>
        </w:rPr>
        <w:t xml:space="preserve"> uruchamiane są funkcje </w:t>
      </w:r>
      <w:r w:rsidR="007E0E1C" w:rsidRPr="00D61714">
        <w:rPr>
          <w:rFonts w:eastAsia="Calibri" w:cs="Times New Roman"/>
          <w:i w:val="0"/>
          <w:color w:val="auto"/>
        </w:rPr>
        <w:t>samosprawdzające</w:t>
      </w:r>
      <w:r w:rsidR="00123D36" w:rsidRPr="00D61714">
        <w:rPr>
          <w:rFonts w:eastAsia="Calibri" w:cs="Times New Roman"/>
          <w:i w:val="0"/>
          <w:color w:val="auto"/>
        </w:rPr>
        <w:t xml:space="preserve"> </w:t>
      </w:r>
      <w:r w:rsidR="00637F32" w:rsidRPr="00D61714">
        <w:rPr>
          <w:rFonts w:eastAsia="Calibri" w:cs="Times New Roman"/>
          <w:i w:val="0"/>
          <w:color w:val="auto"/>
        </w:rPr>
        <w:t xml:space="preserve">regulatora </w:t>
      </w:r>
      <w:r w:rsidR="00123D36" w:rsidRPr="00D61714">
        <w:rPr>
          <w:rFonts w:eastAsia="Calibri" w:cs="Times New Roman"/>
          <w:i w:val="0"/>
          <w:color w:val="auto"/>
        </w:rPr>
        <w:t>i</w:t>
      </w:r>
      <w:r w:rsidRPr="00D61714">
        <w:rPr>
          <w:rFonts w:eastAsia="Calibri" w:cs="Times New Roman"/>
          <w:i w:val="0"/>
          <w:color w:val="auto"/>
        </w:rPr>
        <w:t xml:space="preserve"> urządzenie jest gotowe do pracy.</w:t>
      </w:r>
    </w:p>
    <w:p w14:paraId="770C1AB1" w14:textId="77777777" w:rsidR="00264444" w:rsidRDefault="00AB2A17" w:rsidP="00264444">
      <w:pPr>
        <w:pStyle w:val="Legenda"/>
        <w:suppressLineNumbers w:val="0"/>
        <w:jc w:val="both"/>
        <w:rPr>
          <w:rFonts w:eastAsia="Calibri" w:cs="Times New Roman"/>
          <w:i w:val="0"/>
        </w:rPr>
      </w:pPr>
      <w:r w:rsidRPr="00D61714">
        <w:rPr>
          <w:rFonts w:eastAsia="Calibri" w:cs="Times New Roman"/>
          <w:i w:val="0"/>
        </w:rPr>
        <w:t xml:space="preserve">Regulator posiada kilka programowalnych </w:t>
      </w:r>
      <w:r w:rsidR="007E0E1C" w:rsidRPr="00D61714">
        <w:rPr>
          <w:rFonts w:eastAsia="Calibri" w:cs="Times New Roman"/>
          <w:i w:val="0"/>
        </w:rPr>
        <w:t>parametrów</w:t>
      </w:r>
      <w:r w:rsidR="0075041B" w:rsidRPr="00D61714">
        <w:rPr>
          <w:rFonts w:eastAsia="Calibri" w:cs="Times New Roman"/>
          <w:i w:val="0"/>
        </w:rPr>
        <w:t xml:space="preserve"> takich jak</w:t>
      </w:r>
      <w:r w:rsidR="00123D36" w:rsidRPr="00D61714">
        <w:rPr>
          <w:rFonts w:eastAsia="Calibri" w:cs="Times New Roman"/>
          <w:i w:val="0"/>
        </w:rPr>
        <w:t>:</w:t>
      </w:r>
      <w:r w:rsidRPr="00D61714">
        <w:rPr>
          <w:rFonts w:eastAsia="Calibri" w:cs="Times New Roman"/>
          <w:i w:val="0"/>
        </w:rPr>
        <w:t xml:space="preserve"> </w:t>
      </w:r>
    </w:p>
    <w:p w14:paraId="24403C8B" w14:textId="0296E8E4" w:rsidR="00264444" w:rsidRDefault="00AB2A17" w:rsidP="00264444">
      <w:pPr>
        <w:pStyle w:val="Legenda"/>
        <w:numPr>
          <w:ilvl w:val="0"/>
          <w:numId w:val="15"/>
        </w:numPr>
        <w:suppressLineNumbers w:val="0"/>
        <w:ind w:left="360"/>
        <w:jc w:val="both"/>
        <w:rPr>
          <w:rFonts w:eastAsia="Calibri" w:cs="Times New Roman"/>
          <w:i w:val="0"/>
        </w:rPr>
      </w:pPr>
      <w:r w:rsidRPr="00D61714">
        <w:rPr>
          <w:rFonts w:eastAsia="Calibri" w:cs="Times New Roman"/>
          <w:i w:val="0"/>
        </w:rPr>
        <w:t>Brake Type</w:t>
      </w:r>
      <w:r w:rsidR="00264444">
        <w:rPr>
          <w:rFonts w:eastAsia="Calibri" w:cs="Times New Roman"/>
          <w:i w:val="0"/>
        </w:rPr>
        <w:t xml:space="preserve">: </w:t>
      </w:r>
      <w:r w:rsidRPr="00D61714">
        <w:rPr>
          <w:rFonts w:eastAsia="Calibri" w:cs="Times New Roman"/>
          <w:i w:val="0"/>
        </w:rPr>
        <w:t xml:space="preserve">OFF - hamulce wyłączone, Soft - słabszy, trwający dłużej, Hard - silny, trwający </w:t>
      </w:r>
      <w:r w:rsidR="00123D36" w:rsidRPr="00D61714">
        <w:rPr>
          <w:rFonts w:eastAsia="Calibri" w:cs="Times New Roman"/>
          <w:i w:val="0"/>
        </w:rPr>
        <w:t>krócej</w:t>
      </w:r>
      <w:r w:rsidR="00264444">
        <w:rPr>
          <w:rFonts w:eastAsia="Calibri" w:cs="Times New Roman"/>
          <w:i w:val="0"/>
        </w:rPr>
        <w:t>, domyślnie ustawione jest OFF.</w:t>
      </w:r>
    </w:p>
    <w:p w14:paraId="19BD4B42" w14:textId="0BB9E356" w:rsidR="00264444" w:rsidRDefault="00AB2A17" w:rsidP="00264444">
      <w:pPr>
        <w:pStyle w:val="Legenda"/>
        <w:numPr>
          <w:ilvl w:val="0"/>
          <w:numId w:val="15"/>
        </w:numPr>
        <w:suppressLineNumbers w:val="0"/>
        <w:ind w:left="360"/>
        <w:jc w:val="both"/>
        <w:rPr>
          <w:rFonts w:eastAsia="Calibri" w:cs="Times New Roman"/>
          <w:i w:val="0"/>
        </w:rPr>
      </w:pPr>
      <w:r w:rsidRPr="00D61714">
        <w:rPr>
          <w:rFonts w:eastAsia="Calibri" w:cs="Times New Roman"/>
          <w:i w:val="0"/>
        </w:rPr>
        <w:t>Cutoff Mode</w:t>
      </w:r>
      <w:r w:rsidR="00264444">
        <w:rPr>
          <w:rFonts w:eastAsia="Calibri" w:cs="Times New Roman"/>
          <w:i w:val="0"/>
        </w:rPr>
        <w:t xml:space="preserve">: </w:t>
      </w:r>
      <w:r w:rsidRPr="00D61714">
        <w:rPr>
          <w:rFonts w:eastAsia="Calibri" w:cs="Times New Roman"/>
          <w:i w:val="0"/>
        </w:rPr>
        <w:t xml:space="preserve">Soft-Cut - natychmiastowe wyłączenie przy niskim </w:t>
      </w:r>
      <w:r w:rsidR="007E0E1C" w:rsidRPr="00D61714">
        <w:rPr>
          <w:rFonts w:eastAsia="Calibri" w:cs="Times New Roman"/>
          <w:i w:val="0"/>
        </w:rPr>
        <w:t>napięciu, Cut-Off</w:t>
      </w:r>
      <w:r w:rsidRPr="00D61714">
        <w:rPr>
          <w:rFonts w:eastAsia="Calibri" w:cs="Times New Roman"/>
          <w:i w:val="0"/>
        </w:rPr>
        <w:t xml:space="preserve"> - stopniowe zmniejszanie moc</w:t>
      </w:r>
      <w:r w:rsidR="00264444">
        <w:rPr>
          <w:rFonts w:eastAsia="Calibri" w:cs="Times New Roman"/>
          <w:i w:val="0"/>
        </w:rPr>
        <w:t>y do 50% przy niskim napięciu.</w:t>
      </w:r>
    </w:p>
    <w:p w14:paraId="3587CA22" w14:textId="4E8AC59D" w:rsidR="00121C36" w:rsidRPr="00D61714" w:rsidRDefault="00AB2A17" w:rsidP="00264444">
      <w:pPr>
        <w:pStyle w:val="Legenda"/>
        <w:numPr>
          <w:ilvl w:val="0"/>
          <w:numId w:val="15"/>
        </w:numPr>
        <w:suppressLineNumbers w:val="0"/>
        <w:ind w:left="360"/>
        <w:jc w:val="both"/>
        <w:rPr>
          <w:rFonts w:eastAsia="Calibri" w:cs="Times New Roman"/>
          <w:i w:val="0"/>
        </w:rPr>
      </w:pPr>
      <w:r w:rsidRPr="00D61714">
        <w:rPr>
          <w:rFonts w:eastAsia="Calibri" w:cs="Times New Roman"/>
          <w:i w:val="0"/>
        </w:rPr>
        <w:t xml:space="preserve">Cutoff </w:t>
      </w:r>
      <w:r w:rsidR="00264444">
        <w:rPr>
          <w:rFonts w:eastAsia="Calibri" w:cs="Times New Roman"/>
          <w:i w:val="0"/>
        </w:rPr>
        <w:t xml:space="preserve">Voltage: </w:t>
      </w:r>
      <w:r w:rsidR="007E0E1C" w:rsidRPr="00D61714">
        <w:rPr>
          <w:rFonts w:eastAsia="Calibri" w:cs="Times New Roman"/>
          <w:i w:val="0"/>
        </w:rPr>
        <w:t>przy jakim</w:t>
      </w:r>
      <w:r w:rsidRPr="00D61714">
        <w:rPr>
          <w:rFonts w:eastAsia="Calibri" w:cs="Times New Roman"/>
          <w:i w:val="0"/>
        </w:rPr>
        <w:t xml:space="preserve"> napięciu na ogniwo baterii odbędzie </w:t>
      </w:r>
      <w:r w:rsidR="007E0E1C" w:rsidRPr="00D61714">
        <w:rPr>
          <w:rFonts w:eastAsia="Calibri" w:cs="Times New Roman"/>
          <w:i w:val="0"/>
        </w:rPr>
        <w:t>się</w:t>
      </w:r>
      <w:r w:rsidRPr="00D61714">
        <w:rPr>
          <w:rFonts w:eastAsia="Calibri" w:cs="Times New Roman"/>
          <w:i w:val="0"/>
        </w:rPr>
        <w:t xml:space="preserve"> Cut-Off, Low- 2.</w:t>
      </w:r>
      <w:r w:rsidR="00264444">
        <w:rPr>
          <w:rFonts w:eastAsia="Calibri" w:cs="Times New Roman"/>
          <w:i w:val="0"/>
        </w:rPr>
        <w:t>6V, Middle - 2.85V, High - 3.1V.</w:t>
      </w:r>
    </w:p>
    <w:p w14:paraId="762ABA22" w14:textId="77777777" w:rsidR="00264444" w:rsidRDefault="00264444" w:rsidP="007F7CDB">
      <w:pPr>
        <w:pStyle w:val="Legenda"/>
        <w:suppressLineNumbers w:val="0"/>
        <w:jc w:val="both"/>
        <w:rPr>
          <w:rFonts w:cs="Times New Roman"/>
          <w:i w:val="0"/>
          <w:color w:val="2E74B5" w:themeColor="accent1" w:themeShade="BF"/>
        </w:rPr>
      </w:pPr>
    </w:p>
    <w:p w14:paraId="05723158" w14:textId="3CCBEC08" w:rsidR="007F7CDB" w:rsidRDefault="009F0111" w:rsidP="007F7CDB">
      <w:pPr>
        <w:pStyle w:val="Legenda"/>
        <w:suppressLineNumbers w:val="0"/>
        <w:jc w:val="both"/>
        <w:rPr>
          <w:rFonts w:cs="Times New Roman"/>
          <w:i w:val="0"/>
          <w:color w:val="auto"/>
        </w:rPr>
      </w:pPr>
      <w:r w:rsidRPr="00D61714">
        <w:rPr>
          <w:rFonts w:cs="Times New Roman"/>
          <w:i w:val="0"/>
          <w:color w:val="auto"/>
        </w:rPr>
        <w:t xml:space="preserve">Została również </w:t>
      </w:r>
      <w:r w:rsidR="00E8685D" w:rsidRPr="00D61714">
        <w:rPr>
          <w:rFonts w:cs="Times New Roman"/>
          <w:i w:val="0"/>
          <w:color w:val="auto"/>
        </w:rPr>
        <w:t>wykorzystana</w:t>
      </w:r>
      <w:r w:rsidRPr="00D61714">
        <w:rPr>
          <w:rFonts w:cs="Times New Roman"/>
          <w:i w:val="0"/>
          <w:color w:val="auto"/>
        </w:rPr>
        <w:t xml:space="preserve"> bateria ABC Power o napięciu 11,1V, o pojemności 3300mAh</w:t>
      </w:r>
      <w:r w:rsidR="00046816" w:rsidRPr="00D61714">
        <w:rPr>
          <w:rFonts w:cs="Times New Roman"/>
          <w:i w:val="0"/>
          <w:color w:val="auto"/>
        </w:rPr>
        <w:t xml:space="preserve"> </w:t>
      </w:r>
      <w:r w:rsidRPr="00D61714">
        <w:rPr>
          <w:rFonts w:cs="Times New Roman"/>
          <w:i w:val="0"/>
          <w:color w:val="auto"/>
        </w:rPr>
        <w:t>i śmigła GWS EP-1047 o średnicy 10 cali.</w:t>
      </w:r>
    </w:p>
    <w:p w14:paraId="7862C068" w14:textId="2863CF29" w:rsidR="007F7CDB" w:rsidRDefault="00AB2A17" w:rsidP="00AE2B5D">
      <w:pPr>
        <w:pStyle w:val="Nagwek2"/>
        <w:rPr>
          <w:rFonts w:eastAsia="Calibri"/>
        </w:rPr>
      </w:pPr>
      <w:bookmarkStart w:id="8" w:name="_Toc439954635"/>
      <w:r w:rsidRPr="00D61714">
        <w:rPr>
          <w:rFonts w:eastAsia="Calibri"/>
        </w:rPr>
        <w:t>MPU6050</w:t>
      </w:r>
      <w:bookmarkEnd w:id="8"/>
    </w:p>
    <w:p w14:paraId="062EC1E5" w14:textId="7516210E" w:rsidR="00AE2B5D" w:rsidRDefault="0026322F" w:rsidP="00AE2B5D">
      <w:pPr>
        <w:pStyle w:val="Legenda"/>
        <w:suppressLineNumbers w:val="0"/>
        <w:ind w:firstLine="720"/>
        <w:jc w:val="both"/>
        <w:rPr>
          <w:rFonts w:eastAsia="Calibri"/>
          <w:i w:val="0"/>
        </w:rPr>
      </w:pPr>
      <w:r>
        <w:rPr>
          <w:rFonts w:eastAsia="Calibri"/>
          <w:i w:val="0"/>
        </w:rPr>
        <w:t>U</w:t>
      </w:r>
      <w:r w:rsidR="00AB2A17" w:rsidRPr="00AE2B5D">
        <w:rPr>
          <w:rFonts w:eastAsia="Calibri"/>
          <w:i w:val="0"/>
        </w:rPr>
        <w:t>kład</w:t>
      </w:r>
      <w:r w:rsidR="007F0425" w:rsidRPr="00AE2B5D">
        <w:rPr>
          <w:rFonts w:eastAsia="Calibri"/>
          <w:i w:val="0"/>
        </w:rPr>
        <w:t xml:space="preserve"> wchodzący w skład modułu GY-86</w:t>
      </w:r>
      <w:ins w:id="9" w:author="Łukasz" w:date="2016-01-03T23:45:00Z">
        <w:r w:rsidR="00E627CF">
          <w:rPr>
            <w:rFonts w:eastAsia="Calibri"/>
            <w:i w:val="0"/>
          </w:rPr>
          <w:t xml:space="preserve"> </w:t>
        </w:r>
      </w:ins>
      <w:r w:rsidR="007F0425" w:rsidRPr="00AE2B5D">
        <w:rPr>
          <w:rFonts w:eastAsia="Calibri"/>
          <w:i w:val="0"/>
        </w:rPr>
        <w:t>(rysunek 5)</w:t>
      </w:r>
      <w:r w:rsidR="007C4ECC">
        <w:rPr>
          <w:rFonts w:eastAsia="Calibri"/>
          <w:i w:val="0"/>
        </w:rPr>
        <w:t xml:space="preserve"> [3]</w:t>
      </w:r>
      <w:r w:rsidR="007F0425" w:rsidRPr="00AE2B5D">
        <w:rPr>
          <w:rFonts w:eastAsia="Calibri"/>
          <w:i w:val="0"/>
        </w:rPr>
        <w:t>.</w:t>
      </w:r>
      <w:r w:rsidR="00AB2A17" w:rsidRPr="00AE2B5D">
        <w:rPr>
          <w:rFonts w:eastAsia="Calibri"/>
          <w:i w:val="0"/>
        </w:rPr>
        <w:t xml:space="preserve"> </w:t>
      </w:r>
      <w:r w:rsidR="007F0425" w:rsidRPr="00AE2B5D">
        <w:rPr>
          <w:rFonts w:eastAsia="Calibri"/>
          <w:i w:val="0"/>
        </w:rPr>
        <w:t>Z</w:t>
      </w:r>
      <w:r w:rsidR="00AB2A17" w:rsidRPr="00AE2B5D">
        <w:rPr>
          <w:rFonts w:eastAsia="Calibri"/>
          <w:i w:val="0"/>
        </w:rPr>
        <w:t xml:space="preserve">awierający </w:t>
      </w:r>
      <w:r w:rsidR="001845AD">
        <w:rPr>
          <w:rFonts w:eastAsia="Calibri"/>
          <w:i w:val="0"/>
        </w:rPr>
        <w:t>trójosiowy</w:t>
      </w:r>
      <w:r w:rsidR="001944E8" w:rsidRPr="00AE2B5D">
        <w:rPr>
          <w:rFonts w:eastAsia="Calibri"/>
          <w:i w:val="0"/>
        </w:rPr>
        <w:t xml:space="preserve"> żyroskop, </w:t>
      </w:r>
      <w:r w:rsidR="001845AD">
        <w:rPr>
          <w:rFonts w:eastAsia="Calibri"/>
          <w:i w:val="0"/>
        </w:rPr>
        <w:t xml:space="preserve">trójosiowy </w:t>
      </w:r>
      <w:r w:rsidR="001944E8" w:rsidRPr="00AE2B5D">
        <w:rPr>
          <w:rFonts w:eastAsia="Calibri"/>
          <w:i w:val="0"/>
        </w:rPr>
        <w:t>akcelerometr</w:t>
      </w:r>
      <w:r w:rsidR="007F0425" w:rsidRPr="00AE2B5D">
        <w:rPr>
          <w:rFonts w:eastAsia="Calibri"/>
          <w:i w:val="0"/>
        </w:rPr>
        <w:t xml:space="preserve">. </w:t>
      </w:r>
      <w:r w:rsidR="00B20131" w:rsidRPr="00AE2B5D">
        <w:rPr>
          <w:rFonts w:eastAsia="Calibri"/>
          <w:i w:val="0"/>
          <w:color w:val="auto"/>
        </w:rPr>
        <w:t>Posiada</w:t>
      </w:r>
      <w:r w:rsidR="00AB2A17" w:rsidRPr="00AE2B5D">
        <w:rPr>
          <w:rFonts w:eastAsia="Calibri"/>
          <w:i w:val="0"/>
        </w:rPr>
        <w:t xml:space="preserve"> trzy szesnastobitowe przetworniki analogowo-cyfrowe do próbkowania danych wyjściowych z żyroskopu oraz trzy szesnastobitowe przetworniki analogowo-cyfrowe do próbkowania danych wyjściowych z akcelerome</w:t>
      </w:r>
      <w:r w:rsidR="00123D36" w:rsidRPr="00AE2B5D">
        <w:rPr>
          <w:rFonts w:eastAsia="Calibri"/>
          <w:i w:val="0"/>
        </w:rPr>
        <w:t xml:space="preserve">tru. Dla dokładności wyników </w:t>
      </w:r>
      <w:r w:rsidR="00AB2A17" w:rsidRPr="00AE2B5D">
        <w:rPr>
          <w:rFonts w:eastAsia="Calibri"/>
          <w:i w:val="0"/>
        </w:rPr>
        <w:t xml:space="preserve">zarówno wolnych i szybkich ruchów posiada programowalną czułość dla żyroskopu na poziomie ±250, ±500, ±1000, ±2000 stopni na </w:t>
      </w:r>
      <w:r w:rsidR="007E0E1C" w:rsidRPr="00AE2B5D">
        <w:rPr>
          <w:rFonts w:eastAsia="Calibri"/>
          <w:i w:val="0"/>
        </w:rPr>
        <w:t>sekundę</w:t>
      </w:r>
      <w:r w:rsidR="00AB2A17" w:rsidRPr="00AE2B5D">
        <w:rPr>
          <w:rFonts w:eastAsia="Calibri"/>
          <w:i w:val="0"/>
        </w:rPr>
        <w:t xml:space="preserve"> i</w:t>
      </w:r>
      <w:r w:rsidR="00AE2B5D" w:rsidRPr="00AE2B5D">
        <w:rPr>
          <w:rFonts w:eastAsia="Calibri"/>
          <w:i w:val="0"/>
        </w:rPr>
        <w:t xml:space="preserve"> d</w:t>
      </w:r>
      <w:r w:rsidR="00AB2A17" w:rsidRPr="00AE2B5D">
        <w:rPr>
          <w:rFonts w:eastAsia="Calibri"/>
          <w:i w:val="0"/>
        </w:rPr>
        <w:t>la akcelerometru na poziomie ±2g, ±4g, ±8g, ±16g. Do komunikacji</w:t>
      </w:r>
      <w:r w:rsidR="008F7307">
        <w:rPr>
          <w:rFonts w:eastAsia="Calibri"/>
          <w:i w:val="0"/>
        </w:rPr>
        <w:t xml:space="preserve"> wykorzystuje magistrale I2C na </w:t>
      </w:r>
      <w:r w:rsidR="00AB2A17" w:rsidRPr="00AE2B5D">
        <w:rPr>
          <w:rFonts w:eastAsia="Calibri"/>
          <w:i w:val="0"/>
        </w:rPr>
        <w:t xml:space="preserve">częstotliwości 400 kHz. Napięcie zasilania jest w przedziale od 2,375V do 3,46V. </w:t>
      </w:r>
    </w:p>
    <w:p w14:paraId="40015F63" w14:textId="18B67353" w:rsidR="00AE2B5D" w:rsidRDefault="00AB2A17" w:rsidP="00AE2B5D">
      <w:pPr>
        <w:pStyle w:val="Legenda"/>
        <w:suppressLineNumbers w:val="0"/>
        <w:ind w:firstLine="720"/>
        <w:jc w:val="both"/>
        <w:rPr>
          <w:rFonts w:eastAsia="Calibri"/>
          <w:i w:val="0"/>
          <w:highlight w:val="white"/>
        </w:rPr>
      </w:pPr>
      <w:r w:rsidRPr="00AE2B5D">
        <w:rPr>
          <w:rFonts w:eastAsia="Calibri"/>
          <w:i w:val="0"/>
          <w:highlight w:val="white"/>
        </w:rPr>
        <w:t xml:space="preserve">Żyroskop służy do pomiaru położenia kątowego. W żyroskopach elektronicznych nie ma żadnych części obrotowych. Dane wyjściowe są </w:t>
      </w:r>
      <w:r w:rsidR="007E0E1C" w:rsidRPr="00AE2B5D">
        <w:rPr>
          <w:rFonts w:eastAsia="Calibri"/>
          <w:i w:val="0"/>
          <w:highlight w:val="white"/>
        </w:rPr>
        <w:t>wyrażone, jako</w:t>
      </w:r>
      <w:r w:rsidR="00637F32" w:rsidRPr="00AE2B5D">
        <w:rPr>
          <w:rFonts w:eastAsia="Calibri"/>
          <w:i w:val="0"/>
          <w:highlight w:val="white"/>
        </w:rPr>
        <w:t xml:space="preserve"> prędkość obrotowa </w:t>
      </w:r>
      <w:r w:rsidR="007E0E1C" w:rsidRPr="00AE2B5D">
        <w:rPr>
          <w:rFonts w:eastAsia="Calibri"/>
          <w:i w:val="0"/>
          <w:highlight w:val="white"/>
        </w:rPr>
        <w:t>wzdłuż</w:t>
      </w:r>
      <w:r w:rsidR="00637F32" w:rsidRPr="00AE2B5D">
        <w:rPr>
          <w:rFonts w:eastAsia="Calibri"/>
          <w:i w:val="0"/>
          <w:highlight w:val="white"/>
        </w:rPr>
        <w:t xml:space="preserve"> </w:t>
      </w:r>
      <w:r w:rsidR="00BA2056">
        <w:rPr>
          <w:rFonts w:eastAsia="Calibri"/>
          <w:i w:val="0"/>
          <w:highlight w:val="white"/>
        </w:rPr>
        <w:t>każdej z </w:t>
      </w:r>
      <w:r w:rsidRPr="00AE2B5D">
        <w:rPr>
          <w:rFonts w:eastAsia="Calibri"/>
          <w:i w:val="0"/>
          <w:highlight w:val="white"/>
        </w:rPr>
        <w:t>osi.</w:t>
      </w:r>
      <w:r w:rsidRPr="00AE2B5D">
        <w:rPr>
          <w:rFonts w:eastAsia="Calibri"/>
          <w:i w:val="0"/>
          <w:highlight w:val="white"/>
        </w:rPr>
        <w:br/>
      </w:r>
      <w:r w:rsidRPr="00AE2B5D">
        <w:rPr>
          <w:rFonts w:eastAsia="Calibri"/>
          <w:i w:val="0"/>
          <w:highlight w:val="white"/>
        </w:rPr>
        <w:tab/>
        <w:t xml:space="preserve">Akcelerometr służy do pomiaru przyśpieszenia liniowego i kątowego. Dane wyjściowe są </w:t>
      </w:r>
      <w:r w:rsidR="007E0E1C" w:rsidRPr="00AE2B5D">
        <w:rPr>
          <w:rFonts w:eastAsia="Calibri"/>
          <w:i w:val="0"/>
          <w:highlight w:val="white"/>
        </w:rPr>
        <w:t>wyrażane, jako</w:t>
      </w:r>
      <w:r w:rsidRPr="00AE2B5D">
        <w:rPr>
          <w:rFonts w:eastAsia="Calibri"/>
          <w:i w:val="0"/>
          <w:highlight w:val="white"/>
        </w:rPr>
        <w:t xml:space="preserve"> wartość przyśpieszenia </w:t>
      </w:r>
      <w:r w:rsidR="007E0E1C" w:rsidRPr="00AE2B5D">
        <w:rPr>
          <w:rFonts w:eastAsia="Calibri"/>
          <w:i w:val="0"/>
          <w:highlight w:val="white"/>
        </w:rPr>
        <w:t>wzdłuż</w:t>
      </w:r>
      <w:r w:rsidRPr="00AE2B5D">
        <w:rPr>
          <w:rFonts w:eastAsia="Calibri"/>
          <w:i w:val="0"/>
          <w:highlight w:val="white"/>
        </w:rPr>
        <w:t xml:space="preserve"> każdej osi.</w:t>
      </w:r>
      <w:r w:rsidR="00646563" w:rsidRPr="00646563">
        <w:rPr>
          <w:rFonts w:eastAsia="Calibri"/>
          <w:i w:val="0"/>
          <w:noProof/>
          <w:highlight w:val="white"/>
          <w:lang w:eastAsia="en-US"/>
        </w:rPr>
        <w:t xml:space="preserve"> </w:t>
      </w:r>
    </w:p>
    <w:p w14:paraId="3BA49C20" w14:textId="77777777" w:rsidR="00646563" w:rsidRPr="00646563" w:rsidRDefault="00646563" w:rsidP="00646563">
      <w:pPr>
        <w:pStyle w:val="Legenda"/>
        <w:suppressLineNumbers w:val="0"/>
        <w:ind w:firstLine="720"/>
        <w:jc w:val="center"/>
        <w:rPr>
          <w:rFonts w:eastAsia="Calibri"/>
          <w:i w:val="0"/>
          <w:highlight w:val="white"/>
        </w:rPr>
      </w:pPr>
      <w:r w:rsidRPr="00646563">
        <w:rPr>
          <w:rFonts w:eastAsia="Calibri"/>
          <w:i w:val="0"/>
          <w:noProof/>
          <w:highlight w:val="white"/>
        </w:rPr>
        <w:lastRenderedPageBreak/>
        <w:drawing>
          <wp:inline distT="0" distB="0" distL="0" distR="0" wp14:anchorId="4B7CB716" wp14:editId="14440CC9">
            <wp:extent cx="3548380" cy="28473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48380" cy="2847340"/>
                    </a:xfrm>
                    <a:prstGeom prst="rect">
                      <a:avLst/>
                    </a:prstGeom>
                  </pic:spPr>
                </pic:pic>
              </a:graphicData>
            </a:graphic>
          </wp:inline>
        </w:drawing>
      </w:r>
    </w:p>
    <w:p w14:paraId="4435E3B7" w14:textId="77777777" w:rsidR="00646563" w:rsidRPr="00C777FE" w:rsidRDefault="00646563" w:rsidP="00646563">
      <w:pPr>
        <w:pStyle w:val="Legenda"/>
        <w:suppressLineNumbers w:val="0"/>
        <w:ind w:firstLine="720"/>
        <w:jc w:val="center"/>
        <w:rPr>
          <w:rFonts w:eastAsia="Calibri"/>
          <w:i w:val="0"/>
          <w:color w:val="2E74B5" w:themeColor="accent1" w:themeShade="BF"/>
          <w:sz w:val="20"/>
          <w:szCs w:val="20"/>
          <w:highlight w:val="white"/>
        </w:rPr>
      </w:pPr>
      <w:r w:rsidRPr="00646563">
        <w:rPr>
          <w:rFonts w:eastAsia="Calibri"/>
          <w:i w:val="0"/>
          <w:color w:val="2E74B5" w:themeColor="accent1" w:themeShade="BF"/>
          <w:sz w:val="20"/>
          <w:szCs w:val="20"/>
          <w:highlight w:val="white"/>
        </w:rPr>
        <w:t xml:space="preserve">Rysunek </w:t>
      </w:r>
      <w:r w:rsidRPr="00646563">
        <w:rPr>
          <w:rFonts w:eastAsia="Calibri"/>
          <w:i w:val="0"/>
          <w:color w:val="2E74B5" w:themeColor="accent1" w:themeShade="BF"/>
          <w:sz w:val="20"/>
          <w:szCs w:val="20"/>
          <w:highlight w:val="white"/>
        </w:rPr>
        <w:fldChar w:fldCharType="begin"/>
      </w:r>
      <w:r w:rsidRPr="00646563">
        <w:rPr>
          <w:rFonts w:eastAsia="Calibri"/>
          <w:i w:val="0"/>
          <w:color w:val="2E74B5" w:themeColor="accent1" w:themeShade="BF"/>
          <w:sz w:val="20"/>
          <w:szCs w:val="20"/>
          <w:highlight w:val="white"/>
        </w:rPr>
        <w:instrText xml:space="preserve"> SEQ Rysunek \* ARABIC </w:instrText>
      </w:r>
      <w:r w:rsidRPr="00646563">
        <w:rPr>
          <w:rFonts w:eastAsia="Calibri"/>
          <w:i w:val="0"/>
          <w:color w:val="2E74B5" w:themeColor="accent1" w:themeShade="BF"/>
          <w:sz w:val="20"/>
          <w:szCs w:val="20"/>
          <w:highlight w:val="white"/>
        </w:rPr>
        <w:fldChar w:fldCharType="separate"/>
      </w:r>
      <w:r w:rsidR="0026322F">
        <w:rPr>
          <w:rFonts w:eastAsia="Calibri"/>
          <w:i w:val="0"/>
          <w:noProof/>
          <w:color w:val="2E74B5" w:themeColor="accent1" w:themeShade="BF"/>
          <w:sz w:val="20"/>
          <w:szCs w:val="20"/>
          <w:highlight w:val="white"/>
        </w:rPr>
        <w:t>5</w:t>
      </w:r>
      <w:r w:rsidRPr="00646563">
        <w:rPr>
          <w:rFonts w:eastAsia="Calibri"/>
          <w:i w:val="0"/>
          <w:color w:val="2E74B5" w:themeColor="accent1" w:themeShade="BF"/>
          <w:sz w:val="20"/>
          <w:szCs w:val="20"/>
          <w:highlight w:val="white"/>
        </w:rPr>
        <w:fldChar w:fldCharType="end"/>
      </w:r>
      <w:r w:rsidRPr="00646563">
        <w:rPr>
          <w:rFonts w:eastAsia="Calibri"/>
          <w:i w:val="0"/>
          <w:color w:val="2E74B5" w:themeColor="accent1" w:themeShade="BF"/>
          <w:sz w:val="20"/>
          <w:szCs w:val="20"/>
          <w:highlight w:val="white"/>
        </w:rPr>
        <w:t>. GY-86</w:t>
      </w:r>
    </w:p>
    <w:p w14:paraId="626DC21D" w14:textId="31126AEB" w:rsidR="00646563" w:rsidRPr="00646563" w:rsidRDefault="00646563" w:rsidP="00646563">
      <w:pPr>
        <w:pStyle w:val="Legenda"/>
        <w:suppressLineNumbers w:val="0"/>
        <w:ind w:firstLine="720"/>
        <w:jc w:val="center"/>
        <w:rPr>
          <w:rFonts w:eastAsia="Calibri"/>
          <w:i w:val="0"/>
          <w:color w:val="2E74B5" w:themeColor="accent1" w:themeShade="BF"/>
          <w:sz w:val="20"/>
          <w:szCs w:val="20"/>
          <w:highlight w:val="white"/>
        </w:rPr>
      </w:pPr>
      <w:r w:rsidRPr="00C777FE">
        <w:rPr>
          <w:rFonts w:eastAsia="Calibri"/>
          <w:i w:val="0"/>
          <w:color w:val="2E74B5" w:themeColor="accent1" w:themeShade="BF"/>
          <w:sz w:val="20"/>
          <w:szCs w:val="20"/>
          <w:highlight w:val="white"/>
        </w:rPr>
        <w:t xml:space="preserve">źródło: </w:t>
      </w:r>
      <w:hyperlink r:id="rId27" w:history="1">
        <w:r w:rsidR="00C777FE" w:rsidRPr="00C777FE">
          <w:rPr>
            <w:rStyle w:val="Hipercze"/>
            <w:rFonts w:eastAsia="Calibri"/>
            <w:i w:val="0"/>
            <w:color w:val="2E74B5" w:themeColor="accent1" w:themeShade="BF"/>
            <w:sz w:val="20"/>
            <w:szCs w:val="20"/>
            <w:highlight w:val="white"/>
            <w:u w:val="none"/>
          </w:rPr>
          <w:t>http://eckstein-shop.de/</w:t>
        </w:r>
      </w:hyperlink>
      <w:r w:rsidR="00C777FE" w:rsidRPr="00C777FE">
        <w:rPr>
          <w:rFonts w:eastAsia="Calibri"/>
          <w:i w:val="0"/>
          <w:color w:val="2E74B5" w:themeColor="accent1" w:themeShade="BF"/>
          <w:sz w:val="20"/>
          <w:szCs w:val="20"/>
          <w:highlight w:val="white"/>
        </w:rPr>
        <w:t xml:space="preserve"> </w:t>
      </w:r>
      <w:r w:rsidR="00C777FE" w:rsidRPr="00C777FE">
        <w:rPr>
          <w:rFonts w:cs="Times New Roman"/>
          <w:color w:val="2E74B5" w:themeColor="accent1" w:themeShade="BF"/>
          <w:sz w:val="20"/>
          <w:szCs w:val="20"/>
        </w:rPr>
        <w:t>z dnia 15/11/</w:t>
      </w:r>
      <w:r w:rsidR="00C777FE" w:rsidRPr="008E2A45">
        <w:rPr>
          <w:rFonts w:cs="Times New Roman"/>
          <w:color w:val="2E74B5" w:themeColor="accent1" w:themeShade="BF"/>
          <w:sz w:val="20"/>
          <w:szCs w:val="20"/>
        </w:rPr>
        <w:t>2015</w:t>
      </w:r>
    </w:p>
    <w:p w14:paraId="1FFC5FC6" w14:textId="3F0AADA3" w:rsidR="00646563" w:rsidRDefault="00C14FBA" w:rsidP="00AE2B5D">
      <w:pPr>
        <w:pStyle w:val="Legenda"/>
        <w:suppressLineNumbers w:val="0"/>
        <w:ind w:firstLine="720"/>
        <w:jc w:val="both"/>
        <w:rPr>
          <w:rFonts w:eastAsia="Calibri"/>
          <w:i w:val="0"/>
        </w:rPr>
      </w:pPr>
      <w:r w:rsidRPr="00AE2B5D">
        <w:rPr>
          <w:rFonts w:eastAsia="Calibri"/>
          <w:i w:val="0"/>
          <w:highlight w:val="white"/>
        </w:rPr>
        <w:t>D</w:t>
      </w:r>
      <w:r w:rsidR="00AB2A17" w:rsidRPr="00AE2B5D">
        <w:rPr>
          <w:rFonts w:eastAsia="Calibri"/>
          <w:i w:val="0"/>
          <w:highlight w:val="white"/>
        </w:rPr>
        <w:t>o podpięcia układu do Raspberry Pi wykorzystane zostały cztery piny: VCC(pin zasilający o mocy 3,3V), GND(masa) oraz piny SDA i SCL(służące do komunikacji, podłączone są do magistrali I2</w:t>
      </w:r>
      <w:r w:rsidR="00013342" w:rsidRPr="00AE2B5D">
        <w:rPr>
          <w:rFonts w:eastAsia="Calibri"/>
          <w:i w:val="0"/>
          <w:highlight w:val="white"/>
        </w:rPr>
        <w:t>C, jako</w:t>
      </w:r>
      <w:r w:rsidR="00AB2A17" w:rsidRPr="00AE2B5D">
        <w:rPr>
          <w:rFonts w:eastAsia="Calibri"/>
          <w:i w:val="0"/>
          <w:highlight w:val="white"/>
        </w:rPr>
        <w:t xml:space="preserve"> slave). </w:t>
      </w:r>
      <w:r w:rsidR="00D063E0" w:rsidRPr="00AE2B5D">
        <w:rPr>
          <w:rFonts w:eastAsia="Calibri"/>
          <w:i w:val="0"/>
        </w:rPr>
        <w:t>Schemat pod</w:t>
      </w:r>
      <w:r w:rsidR="008F7307">
        <w:rPr>
          <w:rFonts w:eastAsia="Calibri"/>
          <w:i w:val="0"/>
        </w:rPr>
        <w:t>łączenia zaprezentowany jest na </w:t>
      </w:r>
      <w:r w:rsidR="00D063E0" w:rsidRPr="00AE2B5D">
        <w:rPr>
          <w:rFonts w:eastAsia="Calibri"/>
          <w:i w:val="0"/>
        </w:rPr>
        <w:t xml:space="preserve">rysunku nr </w:t>
      </w:r>
      <w:r w:rsidR="006B4BFE">
        <w:rPr>
          <w:rFonts w:eastAsia="Calibri"/>
          <w:i w:val="0"/>
        </w:rPr>
        <w:t>6</w:t>
      </w:r>
      <w:r w:rsidR="00D063E0" w:rsidRPr="00AE2B5D">
        <w:rPr>
          <w:rFonts w:eastAsia="Calibri"/>
          <w:i w:val="0"/>
        </w:rPr>
        <w:t>.</w:t>
      </w:r>
    </w:p>
    <w:p w14:paraId="0DD00841" w14:textId="77777777" w:rsidR="0026322F" w:rsidRPr="0026322F" w:rsidRDefault="00646563" w:rsidP="0026322F">
      <w:pPr>
        <w:pStyle w:val="Legenda"/>
        <w:suppressLineNumbers w:val="0"/>
        <w:ind w:firstLine="720"/>
        <w:jc w:val="center"/>
        <w:rPr>
          <w:rFonts w:eastAsia="Calibri"/>
          <w:i w:val="0"/>
          <w:highlight w:val="white"/>
        </w:rPr>
      </w:pPr>
      <w:r w:rsidRPr="00646563">
        <w:rPr>
          <w:rFonts w:eastAsia="Calibri"/>
          <w:i w:val="0"/>
          <w:noProof/>
          <w:highlight w:val="white"/>
        </w:rPr>
        <w:drawing>
          <wp:inline distT="0" distB="0" distL="0" distR="0" wp14:anchorId="5EF2CA9B" wp14:editId="158A48EC">
            <wp:extent cx="3831336" cy="3127248"/>
            <wp:effectExtent l="0" t="0" r="0" b="0"/>
            <wp:docPr id="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831336" cy="3127248"/>
                    </a:xfrm>
                    <a:prstGeom prst="rect">
                      <a:avLst/>
                    </a:prstGeom>
                  </pic:spPr>
                </pic:pic>
              </a:graphicData>
            </a:graphic>
          </wp:inline>
        </w:drawing>
      </w:r>
    </w:p>
    <w:p w14:paraId="4469F420" w14:textId="77777777" w:rsidR="0026322F" w:rsidRPr="0026322F" w:rsidRDefault="0026322F" w:rsidP="0026322F">
      <w:pPr>
        <w:pStyle w:val="Legenda"/>
        <w:suppressLineNumbers w:val="0"/>
        <w:ind w:firstLine="720"/>
        <w:jc w:val="center"/>
        <w:rPr>
          <w:rFonts w:eastAsia="Calibri"/>
          <w:i w:val="0"/>
          <w:color w:val="2E74B5" w:themeColor="accent1" w:themeShade="BF"/>
          <w:sz w:val="20"/>
          <w:szCs w:val="20"/>
          <w:highlight w:val="white"/>
        </w:rPr>
      </w:pPr>
      <w:r w:rsidRPr="0026322F">
        <w:rPr>
          <w:rFonts w:eastAsia="Calibri"/>
          <w:i w:val="0"/>
          <w:color w:val="2E74B5" w:themeColor="accent1" w:themeShade="BF"/>
          <w:sz w:val="20"/>
          <w:szCs w:val="20"/>
          <w:highlight w:val="white"/>
        </w:rPr>
        <w:t xml:space="preserve">Rysunek </w:t>
      </w:r>
      <w:r w:rsidRPr="0026322F">
        <w:rPr>
          <w:rFonts w:eastAsia="Calibri"/>
          <w:i w:val="0"/>
          <w:color w:val="2E74B5" w:themeColor="accent1" w:themeShade="BF"/>
          <w:sz w:val="20"/>
          <w:szCs w:val="20"/>
          <w:highlight w:val="white"/>
        </w:rPr>
        <w:fldChar w:fldCharType="begin"/>
      </w:r>
      <w:r w:rsidRPr="0026322F">
        <w:rPr>
          <w:rFonts w:eastAsia="Calibri"/>
          <w:i w:val="0"/>
          <w:color w:val="2E74B5" w:themeColor="accent1" w:themeShade="BF"/>
          <w:sz w:val="20"/>
          <w:szCs w:val="20"/>
          <w:highlight w:val="white"/>
        </w:rPr>
        <w:instrText xml:space="preserve"> SEQ Rysunek \* ARABIC </w:instrText>
      </w:r>
      <w:r w:rsidRPr="0026322F">
        <w:rPr>
          <w:rFonts w:eastAsia="Calibri"/>
          <w:i w:val="0"/>
          <w:color w:val="2E74B5" w:themeColor="accent1" w:themeShade="BF"/>
          <w:sz w:val="20"/>
          <w:szCs w:val="20"/>
          <w:highlight w:val="white"/>
        </w:rPr>
        <w:fldChar w:fldCharType="separate"/>
      </w:r>
      <w:r>
        <w:rPr>
          <w:rFonts w:eastAsia="Calibri"/>
          <w:i w:val="0"/>
          <w:noProof/>
          <w:color w:val="2E74B5" w:themeColor="accent1" w:themeShade="BF"/>
          <w:sz w:val="20"/>
          <w:szCs w:val="20"/>
          <w:highlight w:val="white"/>
        </w:rPr>
        <w:t>6</w:t>
      </w:r>
      <w:r w:rsidRPr="0026322F">
        <w:rPr>
          <w:rFonts w:eastAsia="Calibri"/>
          <w:i w:val="0"/>
          <w:color w:val="2E74B5" w:themeColor="accent1" w:themeShade="BF"/>
          <w:sz w:val="20"/>
          <w:szCs w:val="20"/>
          <w:highlight w:val="white"/>
        </w:rPr>
        <w:fldChar w:fldCharType="end"/>
      </w:r>
      <w:r w:rsidRPr="0026322F">
        <w:rPr>
          <w:rFonts w:eastAsia="Calibri"/>
          <w:i w:val="0"/>
          <w:color w:val="2E74B5" w:themeColor="accent1" w:themeShade="BF"/>
          <w:sz w:val="20"/>
          <w:szCs w:val="20"/>
          <w:highlight w:val="white"/>
        </w:rPr>
        <w:t>. Schemat podłączenia układu MPU 6050 do Raspberry Pi</w:t>
      </w:r>
    </w:p>
    <w:p w14:paraId="2FC7420C" w14:textId="13096263" w:rsidR="0026322F" w:rsidRPr="00C777FE" w:rsidRDefault="0026322F" w:rsidP="0026322F">
      <w:pPr>
        <w:pStyle w:val="Legenda"/>
        <w:suppressLineNumbers w:val="0"/>
        <w:ind w:firstLine="720"/>
        <w:jc w:val="center"/>
        <w:rPr>
          <w:rFonts w:eastAsia="Calibri"/>
          <w:i w:val="0"/>
          <w:color w:val="2E74B5" w:themeColor="accent1" w:themeShade="BF"/>
          <w:sz w:val="20"/>
          <w:szCs w:val="20"/>
          <w:highlight w:val="white"/>
        </w:rPr>
      </w:pPr>
      <w:r w:rsidRPr="0026322F">
        <w:rPr>
          <w:rFonts w:eastAsia="Calibri"/>
          <w:i w:val="0"/>
          <w:color w:val="2E74B5" w:themeColor="accent1" w:themeShade="BF"/>
          <w:sz w:val="20"/>
          <w:szCs w:val="20"/>
          <w:highlight w:val="white"/>
        </w:rPr>
        <w:t xml:space="preserve">źródło: </w:t>
      </w:r>
      <w:hyperlink r:id="rId29" w:history="1">
        <w:r w:rsidR="00C777FE" w:rsidRPr="00C777FE">
          <w:rPr>
            <w:rStyle w:val="Hipercze"/>
            <w:rFonts w:eastAsia="Calibri"/>
            <w:i w:val="0"/>
            <w:color w:val="2E74B5" w:themeColor="accent1" w:themeShade="BF"/>
            <w:sz w:val="20"/>
            <w:szCs w:val="20"/>
            <w:highlight w:val="white"/>
            <w:u w:val="none"/>
          </w:rPr>
          <w:t>http://blog.bitify.co.uk/2013/11/interfacing-raspberry-pi-and-mpu-6050.html</w:t>
        </w:r>
      </w:hyperlink>
      <w:r w:rsidR="00C777FE" w:rsidRPr="00C777FE">
        <w:rPr>
          <w:rFonts w:eastAsia="Calibri"/>
          <w:i w:val="0"/>
          <w:color w:val="2E74B5" w:themeColor="accent1" w:themeShade="BF"/>
          <w:sz w:val="20"/>
          <w:szCs w:val="20"/>
          <w:highlight w:val="white"/>
        </w:rPr>
        <w:t xml:space="preserve"> </w:t>
      </w:r>
      <w:r w:rsidR="00C777FE" w:rsidRPr="00C777FE">
        <w:rPr>
          <w:rFonts w:cs="Times New Roman"/>
          <w:color w:val="2E74B5" w:themeColor="accent1" w:themeShade="BF"/>
          <w:sz w:val="20"/>
          <w:szCs w:val="20"/>
        </w:rPr>
        <w:t>z dnia 16/11/2015</w:t>
      </w:r>
    </w:p>
    <w:p w14:paraId="590963FE" w14:textId="3C9B07CE" w:rsidR="00511DD8" w:rsidRPr="00D61714" w:rsidRDefault="00511DD8" w:rsidP="00D61714">
      <w:pPr>
        <w:pStyle w:val="Nagwek2"/>
        <w:suppressLineNumbers w:val="0"/>
        <w:rPr>
          <w:rFonts w:eastAsia="Calibri"/>
        </w:rPr>
      </w:pPr>
      <w:bookmarkStart w:id="10" w:name="_Toc439954636"/>
      <w:r w:rsidRPr="00D61714">
        <w:rPr>
          <w:rFonts w:eastAsia="Calibri"/>
        </w:rPr>
        <w:lastRenderedPageBreak/>
        <w:t>Kompas HMC5883L</w:t>
      </w:r>
      <w:bookmarkEnd w:id="10"/>
    </w:p>
    <w:p w14:paraId="3661B6C5" w14:textId="741FD8FB" w:rsidR="00DF7CA0" w:rsidRDefault="001845AD" w:rsidP="00F04BEC">
      <w:pPr>
        <w:pStyle w:val="Legenda"/>
        <w:suppressLineNumbers w:val="0"/>
        <w:ind w:firstLine="360"/>
        <w:jc w:val="both"/>
        <w:rPr>
          <w:rFonts w:eastAsia="Calibri"/>
          <w:i w:val="0"/>
        </w:rPr>
      </w:pPr>
      <w:r>
        <w:rPr>
          <w:rFonts w:eastAsia="Calibri"/>
          <w:i w:val="0"/>
        </w:rPr>
        <w:t>Trójosiowy</w:t>
      </w:r>
      <w:r w:rsidR="001944E8" w:rsidRPr="00F04BEC">
        <w:rPr>
          <w:rFonts w:eastAsia="Calibri"/>
          <w:i w:val="0"/>
        </w:rPr>
        <w:t xml:space="preserve"> cyfrowy kompas </w:t>
      </w:r>
      <w:r w:rsidR="00511DD8" w:rsidRPr="00F04BEC">
        <w:rPr>
          <w:rFonts w:eastAsia="Calibri"/>
          <w:i w:val="0"/>
        </w:rPr>
        <w:t>zawierający się w module GY-86</w:t>
      </w:r>
      <w:ins w:id="11" w:author="Łukasz" w:date="2016-01-03T23:46:00Z">
        <w:r w:rsidR="00E627CF" w:rsidRPr="00F04BEC">
          <w:rPr>
            <w:rFonts w:eastAsia="Calibri"/>
            <w:i w:val="0"/>
          </w:rPr>
          <w:t xml:space="preserve"> </w:t>
        </w:r>
      </w:ins>
      <w:r w:rsidR="00511DD8" w:rsidRPr="00F04BEC">
        <w:rPr>
          <w:rFonts w:eastAsia="Calibri"/>
          <w:i w:val="0"/>
        </w:rPr>
        <w:t>(rysunek 5)</w:t>
      </w:r>
      <w:r w:rsidR="007D5562">
        <w:rPr>
          <w:rFonts w:eastAsia="Calibri"/>
          <w:i w:val="0"/>
        </w:rPr>
        <w:t xml:space="preserve"> wraz z </w:t>
      </w:r>
      <w:r w:rsidR="001944E8" w:rsidRPr="00F04BEC">
        <w:rPr>
          <w:rFonts w:eastAsia="Calibri"/>
          <w:i w:val="0"/>
        </w:rPr>
        <w:t>MPU6050</w:t>
      </w:r>
      <w:r w:rsidR="007C4ECC">
        <w:rPr>
          <w:rFonts w:eastAsia="Calibri"/>
          <w:i w:val="0"/>
        </w:rPr>
        <w:t xml:space="preserve"> [4]</w:t>
      </w:r>
      <w:r w:rsidR="00511DD8" w:rsidRPr="00F04BEC">
        <w:rPr>
          <w:rFonts w:eastAsia="Calibri"/>
          <w:i w:val="0"/>
        </w:rPr>
        <w:t xml:space="preserve">. </w:t>
      </w:r>
      <w:r w:rsidR="009D03AE" w:rsidRPr="00F04BEC">
        <w:rPr>
          <w:rFonts w:eastAsia="Calibri"/>
          <w:i w:val="0"/>
        </w:rPr>
        <w:t>Pozwala na pomiary z dokładnością od 1° do 2°.</w:t>
      </w:r>
      <w:r w:rsidR="001944E8" w:rsidRPr="00F04BEC">
        <w:rPr>
          <w:rFonts w:eastAsia="Calibri"/>
          <w:i w:val="0"/>
        </w:rPr>
        <w:t xml:space="preserve"> Zawiera dwunastobitowy przetwornik analogowo-cyfrowy. Komunikacja odbywa się dzięki magistrali I2C.</w:t>
      </w:r>
      <w:r w:rsidR="00DD6C10" w:rsidRPr="00F04BEC">
        <w:rPr>
          <w:rFonts w:eastAsia="Calibri"/>
          <w:i w:val="0"/>
        </w:rPr>
        <w:t xml:space="preserve"> </w:t>
      </w:r>
      <w:r w:rsidR="007D5562">
        <w:rPr>
          <w:rFonts w:eastAsia="Calibri"/>
          <w:i w:val="0"/>
        </w:rPr>
        <w:t>W tabeli nr </w:t>
      </w:r>
      <w:r w:rsidR="00D20D6D">
        <w:rPr>
          <w:rFonts w:eastAsia="Calibri"/>
          <w:i w:val="0"/>
        </w:rPr>
        <w:t>3 przedstawiona została specyfikacja u</w:t>
      </w:r>
      <w:r w:rsidR="00DF7CA0">
        <w:rPr>
          <w:rFonts w:eastAsia="Calibri"/>
          <w:i w:val="0"/>
        </w:rPr>
        <w:t>rządzenia.</w:t>
      </w:r>
    </w:p>
    <w:p w14:paraId="4903C946" w14:textId="5DAD8280" w:rsidR="00DD6C10" w:rsidRPr="00F04BEC" w:rsidRDefault="008E2A45" w:rsidP="00F04BEC">
      <w:pPr>
        <w:pStyle w:val="Legenda"/>
        <w:suppressLineNumbers w:val="0"/>
        <w:ind w:firstLine="360"/>
        <w:jc w:val="both"/>
        <w:rPr>
          <w:rFonts w:eastAsia="Calibri"/>
          <w:i w:val="0"/>
        </w:rPr>
      </w:pPr>
      <w:r w:rsidRPr="00F04BEC">
        <w:rPr>
          <w:rFonts w:eastAsia="Calibri"/>
          <w:i w:val="0"/>
          <w:noProof/>
        </w:rPr>
        <mc:AlternateContent>
          <mc:Choice Requires="wps">
            <w:drawing>
              <wp:inline distT="0" distB="0" distL="0" distR="0" wp14:anchorId="285ECD09" wp14:editId="4325D980">
                <wp:extent cx="5791200" cy="469127"/>
                <wp:effectExtent l="0" t="0" r="0" b="7620"/>
                <wp:docPr id="22" name="Text Box 22"/>
                <wp:cNvGraphicFramePr/>
                <a:graphic xmlns:a="http://schemas.openxmlformats.org/drawingml/2006/main">
                  <a:graphicData uri="http://schemas.microsoft.com/office/word/2010/wordprocessingShape">
                    <wps:wsp>
                      <wps:cNvSpPr txBox="1"/>
                      <wps:spPr>
                        <a:xfrm>
                          <a:off x="0" y="0"/>
                          <a:ext cx="5791200" cy="469127"/>
                        </a:xfrm>
                        <a:prstGeom prst="rect">
                          <a:avLst/>
                        </a:prstGeom>
                        <a:solidFill>
                          <a:prstClr val="white"/>
                        </a:solidFill>
                        <a:ln>
                          <a:noFill/>
                        </a:ln>
                        <a:effectLst/>
                      </wps:spPr>
                      <wps:txbx>
                        <w:txbxContent>
                          <w:p w14:paraId="44154812" w14:textId="6D0C8241" w:rsidR="007D5562" w:rsidRPr="00B35CC6" w:rsidRDefault="007D5562" w:rsidP="008E2A45">
                            <w:pPr>
                              <w:pStyle w:val="Legenda"/>
                              <w:jc w:val="center"/>
                              <w:rPr>
                                <w:color w:val="2E74B5" w:themeColor="accent1" w:themeShade="BF"/>
                                <w:sz w:val="20"/>
                                <w:szCs w:val="20"/>
                              </w:rPr>
                            </w:pPr>
                            <w:r w:rsidRPr="00B35CC6">
                              <w:rPr>
                                <w:color w:val="2E74B5" w:themeColor="accent1" w:themeShade="BF"/>
                                <w:sz w:val="20"/>
                                <w:szCs w:val="20"/>
                              </w:rPr>
                              <w:t xml:space="preserve">Tabela </w:t>
                            </w:r>
                            <w:r w:rsidRPr="00B35CC6">
                              <w:rPr>
                                <w:color w:val="2E74B5" w:themeColor="accent1" w:themeShade="BF"/>
                                <w:sz w:val="20"/>
                                <w:szCs w:val="20"/>
                              </w:rPr>
                              <w:fldChar w:fldCharType="begin"/>
                            </w:r>
                            <w:r w:rsidRPr="00B35CC6">
                              <w:rPr>
                                <w:color w:val="2E74B5" w:themeColor="accent1" w:themeShade="BF"/>
                                <w:sz w:val="20"/>
                                <w:szCs w:val="20"/>
                              </w:rPr>
                              <w:instrText xml:space="preserve"> SEQ Tabela \* ARABIC </w:instrText>
                            </w:r>
                            <w:r w:rsidRPr="00B35CC6">
                              <w:rPr>
                                <w:color w:val="2E74B5" w:themeColor="accent1" w:themeShade="BF"/>
                                <w:sz w:val="20"/>
                                <w:szCs w:val="20"/>
                              </w:rPr>
                              <w:fldChar w:fldCharType="separate"/>
                            </w:r>
                            <w:r w:rsidRPr="00B35CC6">
                              <w:rPr>
                                <w:noProof/>
                                <w:color w:val="2E74B5" w:themeColor="accent1" w:themeShade="BF"/>
                                <w:sz w:val="20"/>
                                <w:szCs w:val="20"/>
                              </w:rPr>
                              <w:t>3</w:t>
                            </w:r>
                            <w:r w:rsidRPr="00B35CC6">
                              <w:rPr>
                                <w:color w:val="2E74B5" w:themeColor="accent1" w:themeShade="BF"/>
                                <w:sz w:val="20"/>
                                <w:szCs w:val="20"/>
                              </w:rPr>
                              <w:fldChar w:fldCharType="end"/>
                            </w:r>
                            <w:r w:rsidRPr="00B35CC6">
                              <w:rPr>
                                <w:color w:val="2E74B5" w:themeColor="accent1" w:themeShade="BF"/>
                                <w:sz w:val="20"/>
                                <w:szCs w:val="20"/>
                              </w:rPr>
                              <w:t>. Specyfikacja kompasu HMC5883L</w:t>
                            </w:r>
                            <w:r w:rsidRPr="00B35CC6">
                              <w:rPr>
                                <w:color w:val="2E74B5" w:themeColor="accent1" w:themeShade="BF"/>
                                <w:sz w:val="20"/>
                                <w:szCs w:val="20"/>
                              </w:rPr>
                              <w:br/>
                              <w:t>źródło: [4]</w:t>
                            </w:r>
                          </w:p>
                          <w:p w14:paraId="7F7ABBA5" w14:textId="77777777" w:rsidR="007D5562" w:rsidRDefault="007D5562" w:rsidP="008E2A45">
                            <w:pPr>
                              <w:pStyle w:val="Legenda"/>
                              <w:rPr>
                                <w:color w:val="2E74B5" w:themeColor="accent1" w:themeShade="BF"/>
                                <w:sz w:val="18"/>
                              </w:rPr>
                            </w:pPr>
                          </w:p>
                          <w:p w14:paraId="227D925E" w14:textId="77777777" w:rsidR="007D5562" w:rsidRPr="00A2652E" w:rsidRDefault="007D5562" w:rsidP="008E2A45">
                            <w:pPr>
                              <w:pStyle w:val="Legenda"/>
                              <w:rPr>
                                <w:rFonts w:cs="Times New Roman"/>
                                <w:noProof/>
                                <w:color w:val="2E74B5" w:themeColor="accent1" w:themeShade="BF"/>
                                <w:sz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285ECD09" id="Text Box 22" o:spid="_x0000_s1031" type="#_x0000_t202" style="width:456pt;height:3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" stroked="f">
                <v:textbox inset="0,0,0,0">
                  <w:txbxContent>
                    <w:p w14:paraId="44154812" w14:textId="6D0C8241" w:rsidR="007D5562" w:rsidRPr="00B35CC6" w:rsidRDefault="007D5562" w:rsidP="008E2A45">
                      <w:pPr>
                        <w:pStyle w:val="Caption"/>
                        <w:jc w:val="center"/>
                        <w:rPr>
                          <w:color w:val="2E74B5" w:themeColor="accent1" w:themeShade="BF"/>
                          <w:sz w:val="20"/>
                          <w:szCs w:val="20"/>
                        </w:rPr>
                      </w:pPr>
                      <w:r w:rsidRPr="00B35CC6">
                        <w:rPr>
                          <w:color w:val="2E74B5" w:themeColor="accent1" w:themeShade="BF"/>
                          <w:sz w:val="20"/>
                          <w:szCs w:val="20"/>
                        </w:rPr>
                        <w:t xml:space="preserve">Tabela </w:t>
                      </w:r>
                      <w:r w:rsidRPr="00B35CC6">
                        <w:rPr>
                          <w:color w:val="2E74B5" w:themeColor="accent1" w:themeShade="BF"/>
                          <w:sz w:val="20"/>
                          <w:szCs w:val="20"/>
                        </w:rPr>
                        <w:fldChar w:fldCharType="begin"/>
                      </w:r>
                      <w:r w:rsidRPr="00B35CC6">
                        <w:rPr>
                          <w:color w:val="2E74B5" w:themeColor="accent1" w:themeShade="BF"/>
                          <w:sz w:val="20"/>
                          <w:szCs w:val="20"/>
                        </w:rPr>
                        <w:instrText xml:space="preserve"> SEQ Tabela \* ARABIC </w:instrText>
                      </w:r>
                      <w:r w:rsidRPr="00B35CC6">
                        <w:rPr>
                          <w:color w:val="2E74B5" w:themeColor="accent1" w:themeShade="BF"/>
                          <w:sz w:val="20"/>
                          <w:szCs w:val="20"/>
                        </w:rPr>
                        <w:fldChar w:fldCharType="separate"/>
                      </w:r>
                      <w:r w:rsidRPr="00B35CC6">
                        <w:rPr>
                          <w:noProof/>
                          <w:color w:val="2E74B5" w:themeColor="accent1" w:themeShade="BF"/>
                          <w:sz w:val="20"/>
                          <w:szCs w:val="20"/>
                        </w:rPr>
                        <w:t>3</w:t>
                      </w:r>
                      <w:r w:rsidRPr="00B35CC6">
                        <w:rPr>
                          <w:color w:val="2E74B5" w:themeColor="accent1" w:themeShade="BF"/>
                          <w:sz w:val="20"/>
                          <w:szCs w:val="20"/>
                        </w:rPr>
                        <w:fldChar w:fldCharType="end"/>
                      </w:r>
                      <w:r w:rsidRPr="00B35CC6">
                        <w:rPr>
                          <w:color w:val="2E74B5" w:themeColor="accent1" w:themeShade="BF"/>
                          <w:sz w:val="20"/>
                          <w:szCs w:val="20"/>
                        </w:rPr>
                        <w:t>. Specyfikacja kompasu HMC5883L</w:t>
                      </w:r>
                      <w:r w:rsidRPr="00B35CC6">
                        <w:rPr>
                          <w:color w:val="2E74B5" w:themeColor="accent1" w:themeShade="BF"/>
                          <w:sz w:val="20"/>
                          <w:szCs w:val="20"/>
                        </w:rPr>
                        <w:br/>
                        <w:t>źródło: [4]</w:t>
                      </w:r>
                    </w:p>
                    <w:p w14:paraId="7F7ABBA5" w14:textId="77777777" w:rsidR="007D5562" w:rsidRDefault="007D5562" w:rsidP="008E2A45">
                      <w:pPr>
                        <w:pStyle w:val="Caption"/>
                        <w:rPr>
                          <w:color w:val="2E74B5" w:themeColor="accent1" w:themeShade="BF"/>
                          <w:sz w:val="18"/>
                        </w:rPr>
                      </w:pPr>
                    </w:p>
                    <w:p w14:paraId="227D925E" w14:textId="77777777" w:rsidR="007D5562" w:rsidRPr="00A2652E" w:rsidRDefault="007D5562" w:rsidP="008E2A45">
                      <w:pPr>
                        <w:pStyle w:val="Caption"/>
                        <w:rPr>
                          <w:rFonts w:cs="Times New Roman"/>
                          <w:noProof/>
                          <w:color w:val="2E74B5" w:themeColor="accent1" w:themeShade="BF"/>
                          <w:sz w:val="16"/>
                        </w:rPr>
                      </w:pPr>
                    </w:p>
                  </w:txbxContent>
                </v:textbox>
                <w10:anchorlock/>
              </v:shape>
            </w:pict>
          </mc:Fallback>
        </mc:AlternateContent>
      </w:r>
    </w:p>
    <w:tbl>
      <w:tblPr>
        <w:tblStyle w:val="Tabela-Siatka"/>
        <w:tblW w:w="0" w:type="auto"/>
        <w:jc w:val="center"/>
        <w:tblLook w:val="04A0" w:firstRow="1" w:lastRow="0" w:firstColumn="1" w:lastColumn="0" w:noHBand="0" w:noVBand="1"/>
      </w:tblPr>
      <w:tblGrid>
        <w:gridCol w:w="3882"/>
        <w:gridCol w:w="1456"/>
      </w:tblGrid>
      <w:tr w:rsidR="00DD6C10" w:rsidRPr="00D61714" w14:paraId="65CE1B01" w14:textId="77777777" w:rsidTr="007A7B4B">
        <w:trPr>
          <w:jc w:val="center"/>
        </w:trPr>
        <w:tc>
          <w:tcPr>
            <w:tcW w:w="0" w:type="auto"/>
          </w:tcPr>
          <w:p w14:paraId="3528DF7B" w14:textId="4135FD27" w:rsidR="00DD6C10" w:rsidRPr="00D61714" w:rsidRDefault="00DD6C10" w:rsidP="00264444">
            <w:pPr>
              <w:keepNext/>
              <w:keepLines/>
              <w:spacing w:after="0"/>
              <w:rPr>
                <w:rFonts w:eastAsia="Calibri"/>
              </w:rPr>
            </w:pPr>
            <w:r w:rsidRPr="00D61714">
              <w:rPr>
                <w:rFonts w:eastAsia="Calibri"/>
              </w:rPr>
              <w:t>Prąd ciągły pracy</w:t>
            </w:r>
          </w:p>
        </w:tc>
        <w:tc>
          <w:tcPr>
            <w:tcW w:w="0" w:type="auto"/>
          </w:tcPr>
          <w:p w14:paraId="7C125183" w14:textId="75601D94" w:rsidR="00DD6C10" w:rsidRPr="00D61714" w:rsidRDefault="00DD6C10" w:rsidP="00264444">
            <w:pPr>
              <w:keepNext/>
              <w:keepLines/>
              <w:spacing w:after="0"/>
              <w:rPr>
                <w:rFonts w:eastAsia="Calibri"/>
              </w:rPr>
            </w:pPr>
            <w:r w:rsidRPr="00D61714">
              <w:rPr>
                <w:rFonts w:eastAsia="Calibri"/>
              </w:rPr>
              <w:t>100 μA</w:t>
            </w:r>
          </w:p>
        </w:tc>
      </w:tr>
      <w:tr w:rsidR="00DD6C10" w:rsidRPr="00D61714" w14:paraId="7A370265" w14:textId="77777777" w:rsidTr="007A7B4B">
        <w:trPr>
          <w:jc w:val="center"/>
        </w:trPr>
        <w:tc>
          <w:tcPr>
            <w:tcW w:w="0" w:type="auto"/>
          </w:tcPr>
          <w:p w14:paraId="2EEEDE7D" w14:textId="2E788192" w:rsidR="00DD6C10" w:rsidRPr="00D61714" w:rsidRDefault="00DD6C10" w:rsidP="00264444">
            <w:pPr>
              <w:keepNext/>
              <w:keepLines/>
              <w:spacing w:after="0"/>
              <w:rPr>
                <w:rFonts w:eastAsia="Calibri"/>
              </w:rPr>
            </w:pPr>
            <w:r w:rsidRPr="00D61714">
              <w:rPr>
                <w:rFonts w:eastAsia="Calibri"/>
              </w:rPr>
              <w:t>Prąd ciągły w trybie czuwania</w:t>
            </w:r>
          </w:p>
        </w:tc>
        <w:tc>
          <w:tcPr>
            <w:tcW w:w="0" w:type="auto"/>
          </w:tcPr>
          <w:p w14:paraId="1CDA352F" w14:textId="40BC55B0" w:rsidR="00DD6C10" w:rsidRPr="00D61714" w:rsidRDefault="00DD6C10" w:rsidP="00264444">
            <w:pPr>
              <w:keepNext/>
              <w:keepLines/>
              <w:spacing w:after="0"/>
              <w:rPr>
                <w:rFonts w:eastAsia="Calibri"/>
              </w:rPr>
            </w:pPr>
            <w:r w:rsidRPr="00D61714">
              <w:rPr>
                <w:rFonts w:eastAsia="Calibri"/>
              </w:rPr>
              <w:t>2 μA</w:t>
            </w:r>
          </w:p>
        </w:tc>
      </w:tr>
      <w:tr w:rsidR="00DD6C10" w:rsidRPr="00D61714" w14:paraId="6B71490F" w14:textId="77777777" w:rsidTr="007A7B4B">
        <w:trPr>
          <w:jc w:val="center"/>
        </w:trPr>
        <w:tc>
          <w:tcPr>
            <w:tcW w:w="0" w:type="auto"/>
          </w:tcPr>
          <w:p w14:paraId="2B63D0FB" w14:textId="78BE42DD" w:rsidR="00DD6C10" w:rsidRPr="00D61714" w:rsidRDefault="00182BEC" w:rsidP="00264444">
            <w:pPr>
              <w:keepNext/>
              <w:keepLines/>
              <w:spacing w:after="0"/>
              <w:rPr>
                <w:rFonts w:eastAsia="Calibri"/>
              </w:rPr>
            </w:pPr>
            <w:r w:rsidRPr="00D61714">
              <w:rPr>
                <w:rFonts w:eastAsia="Calibri"/>
              </w:rPr>
              <w:t>Napięcie pracy</w:t>
            </w:r>
          </w:p>
        </w:tc>
        <w:tc>
          <w:tcPr>
            <w:tcW w:w="0" w:type="auto"/>
          </w:tcPr>
          <w:p w14:paraId="2F55036D" w14:textId="74CF27CE" w:rsidR="00DD6C10" w:rsidRPr="00D61714" w:rsidRDefault="00182BEC" w:rsidP="00264444">
            <w:pPr>
              <w:keepNext/>
              <w:keepLines/>
              <w:spacing w:after="0"/>
              <w:rPr>
                <w:rFonts w:eastAsia="Calibri"/>
              </w:rPr>
            </w:pPr>
            <w:r w:rsidRPr="00D61714">
              <w:rPr>
                <w:rFonts w:eastAsia="Calibri"/>
              </w:rPr>
              <w:t>2.16 – 3.6 V</w:t>
            </w:r>
          </w:p>
        </w:tc>
      </w:tr>
      <w:tr w:rsidR="00DD6C10" w:rsidRPr="00D61714" w14:paraId="302CF2D5" w14:textId="77777777" w:rsidTr="007A7B4B">
        <w:trPr>
          <w:jc w:val="center"/>
        </w:trPr>
        <w:tc>
          <w:tcPr>
            <w:tcW w:w="0" w:type="auto"/>
          </w:tcPr>
          <w:p w14:paraId="740CA3D5" w14:textId="464A2937" w:rsidR="00DD6C10" w:rsidRPr="00D61714" w:rsidRDefault="00182BEC" w:rsidP="00264444">
            <w:pPr>
              <w:keepNext/>
              <w:keepLines/>
              <w:spacing w:after="0"/>
              <w:rPr>
                <w:rFonts w:eastAsia="Calibri"/>
              </w:rPr>
            </w:pPr>
            <w:r w:rsidRPr="00D61714">
              <w:rPr>
                <w:rFonts w:eastAsia="Calibri"/>
              </w:rPr>
              <w:t>ODR(Szybkość danych wyjściowych)</w:t>
            </w:r>
          </w:p>
        </w:tc>
        <w:tc>
          <w:tcPr>
            <w:tcW w:w="0" w:type="auto"/>
          </w:tcPr>
          <w:p w14:paraId="23F60510" w14:textId="26C67BAF" w:rsidR="00DD6C10" w:rsidRPr="00D61714" w:rsidRDefault="00182BEC" w:rsidP="00264444">
            <w:pPr>
              <w:keepNext/>
              <w:keepLines/>
              <w:spacing w:after="0"/>
              <w:rPr>
                <w:rFonts w:eastAsia="Calibri"/>
              </w:rPr>
            </w:pPr>
            <w:r w:rsidRPr="00D61714">
              <w:rPr>
                <w:rFonts w:eastAsia="Calibri"/>
              </w:rPr>
              <w:t>0.75 – 75 Hz</w:t>
            </w:r>
          </w:p>
        </w:tc>
      </w:tr>
      <w:tr w:rsidR="00DD6C10" w:rsidRPr="00D61714" w14:paraId="69115629" w14:textId="77777777" w:rsidTr="007A7B4B">
        <w:trPr>
          <w:jc w:val="center"/>
        </w:trPr>
        <w:tc>
          <w:tcPr>
            <w:tcW w:w="0" w:type="auto"/>
          </w:tcPr>
          <w:p w14:paraId="476C9BD0" w14:textId="35491263" w:rsidR="00DD6C10" w:rsidRPr="00D61714" w:rsidRDefault="00182BEC" w:rsidP="00264444">
            <w:pPr>
              <w:keepNext/>
              <w:keepLines/>
              <w:spacing w:after="0"/>
              <w:rPr>
                <w:rFonts w:eastAsia="Calibri"/>
              </w:rPr>
            </w:pPr>
            <w:r w:rsidRPr="00D61714">
              <w:rPr>
                <w:rFonts w:eastAsia="Calibri"/>
              </w:rPr>
              <w:t>Maks. szybkość komunikacji I2C</w:t>
            </w:r>
          </w:p>
        </w:tc>
        <w:tc>
          <w:tcPr>
            <w:tcW w:w="0" w:type="auto"/>
          </w:tcPr>
          <w:p w14:paraId="2CA24A83" w14:textId="57AC0C8D" w:rsidR="00DD6C10" w:rsidRPr="00D61714" w:rsidRDefault="00182BEC" w:rsidP="00264444">
            <w:pPr>
              <w:keepNext/>
              <w:keepLines/>
              <w:spacing w:after="0"/>
              <w:rPr>
                <w:rFonts w:eastAsia="Calibri"/>
              </w:rPr>
            </w:pPr>
            <w:r w:rsidRPr="00D61714">
              <w:rPr>
                <w:rFonts w:eastAsia="Calibri"/>
              </w:rPr>
              <w:t>400 kHz</w:t>
            </w:r>
          </w:p>
        </w:tc>
      </w:tr>
    </w:tbl>
    <w:p w14:paraId="7EB28BE2" w14:textId="77777777" w:rsidR="0011243A" w:rsidRDefault="0011243A" w:rsidP="0011243A">
      <w:pPr>
        <w:spacing w:after="0"/>
        <w:jc w:val="both"/>
        <w:rPr>
          <w:rFonts w:eastAsia="Calibri"/>
        </w:rPr>
      </w:pPr>
    </w:p>
    <w:p w14:paraId="357F853C" w14:textId="506CF0E4" w:rsidR="00264444" w:rsidRDefault="008C2673" w:rsidP="0011243A">
      <w:pPr>
        <w:spacing w:after="0"/>
        <w:jc w:val="both"/>
        <w:rPr>
          <w:rFonts w:eastAsia="Calibri"/>
        </w:rPr>
      </w:pPr>
      <w:r>
        <w:rPr>
          <w:rFonts w:eastAsia="Calibri"/>
        </w:rPr>
        <w:t>Kompas w</w:t>
      </w:r>
      <w:r w:rsidR="00411804">
        <w:rPr>
          <w:rFonts w:eastAsia="Calibri"/>
        </w:rPr>
        <w:t xml:space="preserve">skazuje biegun </w:t>
      </w:r>
      <w:r w:rsidR="00CA4011">
        <w:rPr>
          <w:rFonts w:eastAsia="Calibri"/>
        </w:rPr>
        <w:t>geomagnetyczny na podstawie</w:t>
      </w:r>
      <w:r w:rsidR="0011243A">
        <w:rPr>
          <w:rFonts w:eastAsia="Calibri"/>
        </w:rPr>
        <w:t xml:space="preserve"> danych z trzech czujników. Zadaniem każdego z czujników jest pomiar natężenia pola magnetycznego dla jednej z trzech osi. Czujniki zw</w:t>
      </w:r>
      <w:r w:rsidR="00264444">
        <w:rPr>
          <w:rFonts w:eastAsia="Calibri"/>
        </w:rPr>
        <w:t>racają wynik w postaci napięcia elektrycznego.</w:t>
      </w:r>
      <w:r w:rsidR="00FE5777">
        <w:rPr>
          <w:rFonts w:eastAsia="Calibri"/>
        </w:rPr>
        <w:t xml:space="preserve"> </w:t>
      </w:r>
      <w:r w:rsidR="00264444">
        <w:rPr>
          <w:rFonts w:eastAsia="Calibri"/>
        </w:rPr>
        <w:t>Kompas posiada trzy tryby pracy:</w:t>
      </w:r>
    </w:p>
    <w:p w14:paraId="77B341FF" w14:textId="50437465" w:rsidR="00264444" w:rsidRDefault="00264444" w:rsidP="00264444">
      <w:pPr>
        <w:pStyle w:val="Akapitzlist"/>
        <w:numPr>
          <w:ilvl w:val="0"/>
          <w:numId w:val="19"/>
        </w:numPr>
        <w:spacing w:after="0"/>
        <w:ind w:left="360"/>
        <w:jc w:val="both"/>
        <w:rPr>
          <w:rFonts w:eastAsia="Calibri"/>
        </w:rPr>
      </w:pPr>
      <w:r>
        <w:rPr>
          <w:rFonts w:eastAsia="Calibri"/>
        </w:rPr>
        <w:t xml:space="preserve">Continuous-Measurement Mode – stałe wykonywanie się </w:t>
      </w:r>
      <w:r w:rsidR="00885B79">
        <w:rPr>
          <w:rFonts w:eastAsia="Calibri"/>
        </w:rPr>
        <w:t>pomiarów</w:t>
      </w:r>
      <w:r>
        <w:rPr>
          <w:rFonts w:eastAsia="Calibri"/>
        </w:rPr>
        <w:t xml:space="preserve"> z częstotliwością podaną przez użytkownika. </w:t>
      </w:r>
    </w:p>
    <w:p w14:paraId="0C39232D" w14:textId="2E86B459" w:rsidR="00264444" w:rsidRPr="00264444" w:rsidRDefault="00264444" w:rsidP="00264444">
      <w:pPr>
        <w:pStyle w:val="Akapitzlist"/>
        <w:numPr>
          <w:ilvl w:val="0"/>
          <w:numId w:val="19"/>
        </w:numPr>
        <w:spacing w:after="0"/>
        <w:ind w:left="360"/>
        <w:jc w:val="both"/>
        <w:rPr>
          <w:rFonts w:eastAsia="Calibri"/>
        </w:rPr>
      </w:pPr>
      <w:r>
        <w:t>Single-Measurement Mode</w:t>
      </w:r>
      <w:r w:rsidR="00885B79">
        <w:t xml:space="preserve"> – wykonanie pojedynczego pomiaru, po którym urządzenie przechodzi w Idle Mode.</w:t>
      </w:r>
    </w:p>
    <w:p w14:paraId="2122231A" w14:textId="0A91D989" w:rsidR="00264444" w:rsidRPr="00264444" w:rsidRDefault="00264444" w:rsidP="00264444">
      <w:pPr>
        <w:pStyle w:val="Akapitzlist"/>
        <w:numPr>
          <w:ilvl w:val="0"/>
          <w:numId w:val="19"/>
        </w:numPr>
        <w:spacing w:after="0"/>
        <w:ind w:left="360"/>
        <w:jc w:val="both"/>
        <w:rPr>
          <w:rFonts w:eastAsia="Calibri"/>
        </w:rPr>
      </w:pPr>
      <w:r>
        <w:t>Idle Mode</w:t>
      </w:r>
      <w:r w:rsidR="00885B79">
        <w:t xml:space="preserve"> – urządzenie jest dostępne poprzez magistrale I2C, nie wykonuje pomiarów. </w:t>
      </w:r>
    </w:p>
    <w:p w14:paraId="0C2657B9" w14:textId="77777777" w:rsidR="00F04BEC" w:rsidRDefault="00F04BEC">
      <w:pPr>
        <w:spacing w:after="0"/>
        <w:jc w:val="both"/>
        <w:rPr>
          <w:rFonts w:eastAsia="Calibri" w:cs="Arial"/>
          <w:iCs/>
        </w:rPr>
      </w:pPr>
      <w:r>
        <w:rPr>
          <w:rFonts w:eastAsia="Calibri"/>
          <w:i/>
        </w:rPr>
        <w:br w:type="page"/>
      </w:r>
    </w:p>
    <w:p w14:paraId="192A71B2" w14:textId="5B619B32" w:rsidR="008F77FA" w:rsidRPr="00D61714" w:rsidRDefault="008F77FA" w:rsidP="00991820">
      <w:pPr>
        <w:pStyle w:val="Nagwek1"/>
      </w:pPr>
      <w:bookmarkStart w:id="12" w:name="_Toc439954637"/>
      <w:r w:rsidRPr="00D61714">
        <w:lastRenderedPageBreak/>
        <w:t>Algorytm regulatora PID</w:t>
      </w:r>
      <w:bookmarkEnd w:id="12"/>
    </w:p>
    <w:p w14:paraId="7CEF7A94" w14:textId="176808F9" w:rsidR="003F289E" w:rsidRPr="00F04BEC" w:rsidRDefault="003F289E" w:rsidP="00F04BEC">
      <w:pPr>
        <w:pStyle w:val="Legenda"/>
        <w:suppressLineNumbers w:val="0"/>
        <w:ind w:firstLine="360"/>
        <w:jc w:val="both"/>
        <w:rPr>
          <w:rFonts w:eastAsia="Calibri"/>
          <w:i w:val="0"/>
        </w:rPr>
      </w:pPr>
      <w:r w:rsidRPr="00F04BEC">
        <w:rPr>
          <w:rFonts w:eastAsia="Calibri"/>
          <w:i w:val="0"/>
        </w:rPr>
        <w:t>Regulator PID</w:t>
      </w:r>
      <w:r w:rsidR="002E12B3" w:rsidRPr="00F04BEC">
        <w:rPr>
          <w:rFonts w:eastAsia="Calibri"/>
          <w:i w:val="0"/>
        </w:rPr>
        <w:t xml:space="preserve"> (regulator proporcjonalno-całkująco-różniczkujący, ang. Proportional-</w:t>
      </w:r>
      <w:del w:id="13" w:author="Łukasz" w:date="2016-01-03T23:51:00Z">
        <w:r w:rsidR="002E12B3" w:rsidRPr="00F04BEC" w:rsidDel="00FD7C7A">
          <w:rPr>
            <w:rFonts w:eastAsia="Calibri"/>
            <w:i w:val="0"/>
          </w:rPr>
          <w:delText>integral</w:delText>
        </w:r>
      </w:del>
      <w:ins w:id="14" w:author="Łukasz" w:date="2016-01-03T23:51:00Z">
        <w:r w:rsidR="00FD7C7A" w:rsidRPr="00F04BEC">
          <w:rPr>
            <w:rFonts w:eastAsia="Calibri"/>
            <w:i w:val="0"/>
          </w:rPr>
          <w:t>Integral</w:t>
        </w:r>
      </w:ins>
      <w:r w:rsidR="002E12B3" w:rsidRPr="00F04BEC">
        <w:rPr>
          <w:rFonts w:eastAsia="Calibri"/>
          <w:i w:val="0"/>
        </w:rPr>
        <w:t>-</w:t>
      </w:r>
      <w:del w:id="15" w:author="Łukasz" w:date="2016-01-03T23:51:00Z">
        <w:r w:rsidR="002E12B3" w:rsidRPr="00F04BEC" w:rsidDel="00FD7C7A">
          <w:rPr>
            <w:rFonts w:eastAsia="Calibri"/>
            <w:i w:val="0"/>
          </w:rPr>
          <w:delText xml:space="preserve">derivative </w:delText>
        </w:r>
      </w:del>
      <w:ins w:id="16" w:author="Łukasz" w:date="2016-01-03T23:51:00Z">
        <w:r w:rsidR="00FD7C7A" w:rsidRPr="00F04BEC">
          <w:rPr>
            <w:rFonts w:eastAsia="Calibri"/>
            <w:i w:val="0"/>
          </w:rPr>
          <w:t xml:space="preserve">Derivative </w:t>
        </w:r>
      </w:ins>
      <w:r w:rsidR="002E12B3" w:rsidRPr="00F04BEC">
        <w:rPr>
          <w:rFonts w:eastAsia="Calibri"/>
          <w:i w:val="0"/>
        </w:rPr>
        <w:t xml:space="preserve">controller) </w:t>
      </w:r>
      <w:r w:rsidRPr="00F04BEC">
        <w:rPr>
          <w:rFonts w:eastAsia="Calibri"/>
          <w:i w:val="0"/>
        </w:rPr>
        <w:t>jest korektorem szeregowym, który wchodzi w skład układu regulacji</w:t>
      </w:r>
      <w:r w:rsidR="002E12B3" w:rsidRPr="00F04BEC">
        <w:rPr>
          <w:rFonts w:eastAsia="Calibri"/>
          <w:i w:val="0"/>
        </w:rPr>
        <w:t xml:space="preserve"> </w:t>
      </w:r>
      <w:r w:rsidRPr="00F04BEC">
        <w:rPr>
          <w:rFonts w:eastAsia="Calibri"/>
          <w:i w:val="0"/>
        </w:rPr>
        <w:t>zgodnie ze stru</w:t>
      </w:r>
      <w:r w:rsidR="002E12B3" w:rsidRPr="00F04BEC">
        <w:rPr>
          <w:rFonts w:eastAsia="Calibri"/>
          <w:i w:val="0"/>
        </w:rPr>
        <w:t>kturą przedstawioną na rys</w:t>
      </w:r>
      <w:r w:rsidRPr="00F04BEC">
        <w:rPr>
          <w:rFonts w:eastAsia="Calibri"/>
          <w:i w:val="0"/>
        </w:rPr>
        <w:t>.</w:t>
      </w:r>
      <w:r w:rsidR="00A12E3E" w:rsidRPr="00F04BEC">
        <w:rPr>
          <w:rFonts w:eastAsia="Calibri"/>
          <w:i w:val="0"/>
        </w:rPr>
        <w:t xml:space="preserve"> 7. Sygnałem wejściowym </w:t>
      </w:r>
      <w:r w:rsidR="007D5562">
        <w:rPr>
          <w:rFonts w:eastAsia="Calibri"/>
          <w:i w:val="0"/>
        </w:rPr>
        <w:t xml:space="preserve">regulatora jest </w:t>
      </w:r>
      <w:r w:rsidR="00962D9F" w:rsidRPr="00F04BEC">
        <w:rPr>
          <w:rFonts w:eastAsia="Calibri"/>
          <w:i w:val="0"/>
        </w:rPr>
        <w:t>uchyb regulacji e(t), który po przetworzeniu przyjm</w:t>
      </w:r>
      <w:r w:rsidR="00A12E3E" w:rsidRPr="00F04BEC">
        <w:rPr>
          <w:rFonts w:eastAsia="Calibri"/>
          <w:i w:val="0"/>
        </w:rPr>
        <w:t xml:space="preserve">uje wartość </w:t>
      </w:r>
      <w:r w:rsidR="00962D9F" w:rsidRPr="00F04BEC">
        <w:rPr>
          <w:rFonts w:eastAsia="Calibri"/>
          <w:i w:val="0"/>
        </w:rPr>
        <w:t xml:space="preserve">sygnału sterującego </w:t>
      </w:r>
      <w:r w:rsidR="00305578" w:rsidRPr="00F04BEC">
        <w:rPr>
          <w:rFonts w:eastAsia="Calibri"/>
          <w:i w:val="0"/>
        </w:rPr>
        <w:t>u</w:t>
      </w:r>
      <w:r w:rsidR="00962D9F" w:rsidRPr="00F04BEC">
        <w:rPr>
          <w:rFonts w:eastAsia="Calibri"/>
          <w:i w:val="0"/>
        </w:rPr>
        <w:t>(</w:t>
      </w:r>
      <w:r w:rsidR="00BC4B17" w:rsidRPr="00F04BEC">
        <w:rPr>
          <w:rFonts w:eastAsia="Calibri"/>
          <w:i w:val="0"/>
        </w:rPr>
        <w:t>t)</w:t>
      </w:r>
      <w:r w:rsidR="00991820">
        <w:rPr>
          <w:rFonts w:eastAsia="Calibri"/>
          <w:i w:val="0"/>
        </w:rPr>
        <w:t>[5</w:t>
      </w:r>
      <w:r w:rsidR="007C4ECC">
        <w:rPr>
          <w:rFonts w:eastAsia="Calibri"/>
          <w:i w:val="0"/>
        </w:rPr>
        <w:t>]</w:t>
      </w:r>
      <w:r w:rsidR="00BC4B17" w:rsidRPr="00F04BEC">
        <w:rPr>
          <w:rFonts w:eastAsia="Calibri"/>
          <w:i w:val="0"/>
        </w:rPr>
        <w:t xml:space="preserve">. </w:t>
      </w:r>
    </w:p>
    <w:p w14:paraId="5ED5055C" w14:textId="741C2E3E" w:rsidR="007C4ECC" w:rsidRDefault="007C4ECC" w:rsidP="007C4ECC">
      <w:pPr>
        <w:pStyle w:val="Legenda"/>
        <w:suppressLineNumbers w:val="0"/>
        <w:ind w:firstLine="360"/>
        <w:jc w:val="center"/>
        <w:rPr>
          <w:rFonts w:eastAsia="Calibri"/>
          <w:i w:val="0"/>
        </w:rPr>
      </w:pPr>
      <w:r w:rsidRPr="00F04BEC">
        <w:rPr>
          <w:rFonts w:eastAsia="Calibri"/>
          <w:i w:val="0"/>
          <w:noProof/>
        </w:rPr>
        <w:drawing>
          <wp:inline distT="0" distB="0" distL="0" distR="0" wp14:anchorId="78CD4B1B" wp14:editId="52935214">
            <wp:extent cx="3446780" cy="2294890"/>
            <wp:effectExtent l="0" t="0" r="0" b="0"/>
            <wp:docPr id="9" name="Picture 9" descr="https://upload.wikimedia.org/wikipedia/commons/thumb/9/91/PID_en_updated_feedback.svg/720px-PID_en_updated_feedback.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9/91/PID_en_updated_feedback.svg/720px-PID_en_updated_feedback.svg.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46780" cy="2294890"/>
                    </a:xfrm>
                    <a:prstGeom prst="rect">
                      <a:avLst/>
                    </a:prstGeom>
                    <a:noFill/>
                    <a:ln>
                      <a:noFill/>
                    </a:ln>
                  </pic:spPr>
                </pic:pic>
              </a:graphicData>
            </a:graphic>
          </wp:inline>
        </w:drawing>
      </w:r>
      <w:r>
        <w:rPr>
          <w:noProof/>
        </w:rPr>
        <mc:AlternateContent>
          <mc:Choice Requires="wps">
            <w:drawing>
              <wp:inline distT="0" distB="0" distL="0" distR="0" wp14:anchorId="7826EBAB" wp14:editId="0CBADF5C">
                <wp:extent cx="3770630" cy="635"/>
                <wp:effectExtent l="0" t="0" r="1270" b="0"/>
                <wp:docPr id="5" name="Text Box 5"/>
                <wp:cNvGraphicFramePr/>
                <a:graphic xmlns:a="http://schemas.openxmlformats.org/drawingml/2006/main">
                  <a:graphicData uri="http://schemas.microsoft.com/office/word/2010/wordprocessingShape">
                    <wps:wsp>
                      <wps:cNvSpPr txBox="1"/>
                      <wps:spPr>
                        <a:xfrm>
                          <a:off x="0" y="0"/>
                          <a:ext cx="3770630" cy="635"/>
                        </a:xfrm>
                        <a:prstGeom prst="rect">
                          <a:avLst/>
                        </a:prstGeom>
                        <a:solidFill>
                          <a:prstClr val="white"/>
                        </a:solidFill>
                        <a:ln>
                          <a:noFill/>
                        </a:ln>
                        <a:effectLst/>
                      </wps:spPr>
                      <wps:txbx>
                        <w:txbxContent>
                          <w:p w14:paraId="144539B6" w14:textId="77777777" w:rsidR="007D5562" w:rsidRPr="00646563" w:rsidRDefault="007D5562" w:rsidP="007C4ECC">
                            <w:pPr>
                              <w:pStyle w:val="Legenda"/>
                              <w:jc w:val="center"/>
                              <w:rPr>
                                <w:color w:val="2E74B5" w:themeColor="accent1" w:themeShade="BF"/>
                                <w:sz w:val="20"/>
                                <w:szCs w:val="20"/>
                              </w:rPr>
                            </w:pPr>
                            <w:r w:rsidRPr="00646563">
                              <w:rPr>
                                <w:color w:val="2E74B5" w:themeColor="accent1" w:themeShade="BF"/>
                                <w:sz w:val="20"/>
                                <w:szCs w:val="20"/>
                              </w:rPr>
                              <w:t xml:space="preserve">Rysunek </w:t>
                            </w:r>
                            <w:r w:rsidRPr="00646563">
                              <w:rPr>
                                <w:color w:val="2E74B5" w:themeColor="accent1" w:themeShade="BF"/>
                                <w:sz w:val="20"/>
                                <w:szCs w:val="20"/>
                              </w:rPr>
                              <w:fldChar w:fldCharType="begin"/>
                            </w:r>
                            <w:r w:rsidRPr="00646563">
                              <w:rPr>
                                <w:color w:val="2E74B5" w:themeColor="accent1" w:themeShade="BF"/>
                                <w:sz w:val="20"/>
                                <w:szCs w:val="20"/>
                              </w:rPr>
                              <w:instrText xml:space="preserve"> SEQ Rysunek \* ARABIC </w:instrText>
                            </w:r>
                            <w:r w:rsidRPr="00646563">
                              <w:rPr>
                                <w:color w:val="2E74B5" w:themeColor="accent1" w:themeShade="BF"/>
                                <w:sz w:val="20"/>
                                <w:szCs w:val="20"/>
                              </w:rPr>
                              <w:fldChar w:fldCharType="separate"/>
                            </w:r>
                            <w:r>
                              <w:rPr>
                                <w:noProof/>
                                <w:color w:val="2E74B5" w:themeColor="accent1" w:themeShade="BF"/>
                                <w:sz w:val="20"/>
                                <w:szCs w:val="20"/>
                              </w:rPr>
                              <w:t>7</w:t>
                            </w:r>
                            <w:r w:rsidRPr="00646563">
                              <w:rPr>
                                <w:color w:val="2E74B5" w:themeColor="accent1" w:themeShade="BF"/>
                                <w:sz w:val="20"/>
                                <w:szCs w:val="20"/>
                              </w:rPr>
                              <w:fldChar w:fldCharType="end"/>
                            </w:r>
                            <w:r w:rsidRPr="00646563">
                              <w:rPr>
                                <w:color w:val="2E74B5" w:themeColor="accent1" w:themeShade="BF"/>
                                <w:sz w:val="20"/>
                                <w:szCs w:val="20"/>
                              </w:rPr>
                              <w:t>. Układ sterowania z regulatorem</w:t>
                            </w:r>
                          </w:p>
                          <w:p w14:paraId="3EC3AEF8" w14:textId="4D0E3047" w:rsidR="007D5562" w:rsidRPr="00646563" w:rsidRDefault="007D5562" w:rsidP="007C4ECC">
                            <w:pPr>
                              <w:pStyle w:val="Legenda"/>
                              <w:jc w:val="center"/>
                              <w:rPr>
                                <w:color w:val="2E74B5" w:themeColor="accent1" w:themeShade="BF"/>
                                <w:sz w:val="20"/>
                                <w:szCs w:val="20"/>
                              </w:rPr>
                            </w:pPr>
                            <w:r w:rsidRPr="00646563">
                              <w:rPr>
                                <w:color w:val="2E74B5" w:themeColor="accent1" w:themeShade="BF"/>
                                <w:sz w:val="20"/>
                                <w:szCs w:val="20"/>
                              </w:rPr>
                              <w:t xml:space="preserve">źródło: </w:t>
                            </w:r>
                            <w:hyperlink r:id="rId31" w:history="1">
                              <w:r w:rsidRPr="00C777FE">
                                <w:rPr>
                                  <w:rStyle w:val="Hipercze"/>
                                  <w:color w:val="2E74B5" w:themeColor="accent1" w:themeShade="BF"/>
                                  <w:sz w:val="20"/>
                                  <w:szCs w:val="20"/>
                                  <w:u w:val="none"/>
                                </w:rPr>
                                <w:t>https://en.wikipedia.org/wiki/PID_controller</w:t>
                              </w:r>
                            </w:hyperlink>
                            <w:r w:rsidRPr="00C777FE">
                              <w:rPr>
                                <w:color w:val="2E74B5" w:themeColor="accent1" w:themeShade="BF"/>
                                <w:sz w:val="20"/>
                                <w:szCs w:val="20"/>
                              </w:rPr>
                              <w:t xml:space="preserve"> z dnia 20/12/2015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7826EBAB" id="Text Box 5" o:spid="_x0000_s1032" type="#_x0000_t202" style="width:296.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" stroked="f">
                <v:textbox style="mso-fit-shape-to-text:t" inset="0,0,0,0">
                  <w:txbxContent>
                    <w:p w14:paraId="144539B6" w14:textId="77777777" w:rsidR="007D5562" w:rsidRPr="00646563" w:rsidRDefault="007D5562" w:rsidP="007C4ECC">
                      <w:pPr>
                        <w:pStyle w:val="Caption"/>
                        <w:jc w:val="center"/>
                        <w:rPr>
                          <w:color w:val="2E74B5" w:themeColor="accent1" w:themeShade="BF"/>
                          <w:sz w:val="20"/>
                          <w:szCs w:val="20"/>
                        </w:rPr>
                      </w:pPr>
                      <w:r w:rsidRPr="00646563">
                        <w:rPr>
                          <w:color w:val="2E74B5" w:themeColor="accent1" w:themeShade="BF"/>
                          <w:sz w:val="20"/>
                          <w:szCs w:val="20"/>
                        </w:rPr>
                        <w:t xml:space="preserve">Rysunek </w:t>
                      </w:r>
                      <w:r w:rsidRPr="00646563">
                        <w:rPr>
                          <w:color w:val="2E74B5" w:themeColor="accent1" w:themeShade="BF"/>
                          <w:sz w:val="20"/>
                          <w:szCs w:val="20"/>
                        </w:rPr>
                        <w:fldChar w:fldCharType="begin"/>
                      </w:r>
                      <w:r w:rsidRPr="00646563">
                        <w:rPr>
                          <w:color w:val="2E74B5" w:themeColor="accent1" w:themeShade="BF"/>
                          <w:sz w:val="20"/>
                          <w:szCs w:val="20"/>
                        </w:rPr>
                        <w:instrText xml:space="preserve"> SEQ Rysunek \* ARABIC </w:instrText>
                      </w:r>
                      <w:r w:rsidRPr="00646563">
                        <w:rPr>
                          <w:color w:val="2E74B5" w:themeColor="accent1" w:themeShade="BF"/>
                          <w:sz w:val="20"/>
                          <w:szCs w:val="20"/>
                        </w:rPr>
                        <w:fldChar w:fldCharType="separate"/>
                      </w:r>
                      <w:r>
                        <w:rPr>
                          <w:noProof/>
                          <w:color w:val="2E74B5" w:themeColor="accent1" w:themeShade="BF"/>
                          <w:sz w:val="20"/>
                          <w:szCs w:val="20"/>
                        </w:rPr>
                        <w:t>7</w:t>
                      </w:r>
                      <w:r w:rsidRPr="00646563">
                        <w:rPr>
                          <w:color w:val="2E74B5" w:themeColor="accent1" w:themeShade="BF"/>
                          <w:sz w:val="20"/>
                          <w:szCs w:val="20"/>
                        </w:rPr>
                        <w:fldChar w:fldCharType="end"/>
                      </w:r>
                      <w:r w:rsidRPr="00646563">
                        <w:rPr>
                          <w:color w:val="2E74B5" w:themeColor="accent1" w:themeShade="BF"/>
                          <w:sz w:val="20"/>
                          <w:szCs w:val="20"/>
                        </w:rPr>
                        <w:t>. Układ sterowania z regulatorem</w:t>
                      </w:r>
                    </w:p>
                    <w:p w14:paraId="3EC3AEF8" w14:textId="4D0E3047" w:rsidR="007D5562" w:rsidRPr="00646563" w:rsidRDefault="007D5562" w:rsidP="007C4ECC">
                      <w:pPr>
                        <w:pStyle w:val="Caption"/>
                        <w:jc w:val="center"/>
                        <w:rPr>
                          <w:color w:val="2E74B5" w:themeColor="accent1" w:themeShade="BF"/>
                          <w:sz w:val="20"/>
                          <w:szCs w:val="20"/>
                        </w:rPr>
                      </w:pPr>
                      <w:proofErr w:type="gramStart"/>
                      <w:r w:rsidRPr="00646563">
                        <w:rPr>
                          <w:color w:val="2E74B5" w:themeColor="accent1" w:themeShade="BF"/>
                          <w:sz w:val="20"/>
                          <w:szCs w:val="20"/>
                        </w:rPr>
                        <w:t>źródło</w:t>
                      </w:r>
                      <w:proofErr w:type="gramEnd"/>
                      <w:r w:rsidRPr="00646563">
                        <w:rPr>
                          <w:color w:val="2E74B5" w:themeColor="accent1" w:themeShade="BF"/>
                          <w:sz w:val="20"/>
                          <w:szCs w:val="20"/>
                        </w:rPr>
                        <w:t xml:space="preserve">: </w:t>
                      </w:r>
                      <w:hyperlink r:id="rId32" w:history="1">
                        <w:r w:rsidRPr="00C777FE">
                          <w:rPr>
                            <w:rStyle w:val="Hyperlink"/>
                            <w:color w:val="2E74B5" w:themeColor="accent1" w:themeShade="BF"/>
                            <w:sz w:val="20"/>
                            <w:szCs w:val="20"/>
                            <w:u w:val="none"/>
                          </w:rPr>
                          <w:t>https://en.wikipedia.org/wiki/PID_controller</w:t>
                        </w:r>
                      </w:hyperlink>
                      <w:r w:rsidRPr="00C777FE">
                        <w:rPr>
                          <w:color w:val="2E74B5" w:themeColor="accent1" w:themeShade="BF"/>
                          <w:sz w:val="20"/>
                          <w:szCs w:val="20"/>
                        </w:rPr>
                        <w:t xml:space="preserve"> z dnia 20/12/2015</w:t>
                      </w:r>
                    </w:p>
                  </w:txbxContent>
                </v:textbox>
                <w10:anchorlock/>
              </v:shape>
            </w:pict>
          </mc:Fallback>
        </mc:AlternateContent>
      </w:r>
    </w:p>
    <w:p w14:paraId="349FFFE0" w14:textId="5E061600" w:rsidR="002E12B3" w:rsidRPr="00F04BEC" w:rsidRDefault="00962D9F" w:rsidP="00F04BEC">
      <w:pPr>
        <w:pStyle w:val="Legenda"/>
        <w:suppressLineNumbers w:val="0"/>
        <w:ind w:firstLine="360"/>
        <w:jc w:val="both"/>
        <w:rPr>
          <w:rFonts w:eastAsia="Calibri"/>
          <w:i w:val="0"/>
        </w:rPr>
      </w:pPr>
      <w:r w:rsidRPr="00F04BEC">
        <w:rPr>
          <w:rFonts w:eastAsia="Calibri"/>
          <w:i w:val="0"/>
        </w:rPr>
        <w:t>W skład regulatora wchodzą następujące człony</w:t>
      </w:r>
      <w:r w:rsidR="007C4ECC">
        <w:rPr>
          <w:rFonts w:eastAsia="Calibri"/>
          <w:i w:val="0"/>
        </w:rPr>
        <w:t>[</w:t>
      </w:r>
      <w:r w:rsidR="00991820">
        <w:rPr>
          <w:rFonts w:eastAsia="Calibri"/>
          <w:i w:val="0"/>
        </w:rPr>
        <w:t>6</w:t>
      </w:r>
      <w:r w:rsidR="007C4ECC">
        <w:rPr>
          <w:rFonts w:eastAsia="Calibri"/>
          <w:i w:val="0"/>
        </w:rPr>
        <w:t>]</w:t>
      </w:r>
      <w:r w:rsidRPr="00F04BEC">
        <w:rPr>
          <w:rFonts w:eastAsia="Calibri"/>
          <w:i w:val="0"/>
        </w:rPr>
        <w:t>:</w:t>
      </w:r>
    </w:p>
    <w:p w14:paraId="3CAB2531" w14:textId="4CA4B64C" w:rsidR="00224D3C" w:rsidRDefault="00962D9F" w:rsidP="00F04BEC">
      <w:pPr>
        <w:pStyle w:val="Legenda"/>
        <w:numPr>
          <w:ilvl w:val="0"/>
          <w:numId w:val="13"/>
        </w:numPr>
        <w:suppressLineNumbers w:val="0"/>
        <w:ind w:left="360"/>
        <w:jc w:val="both"/>
        <w:rPr>
          <w:rFonts w:eastAsia="Calibri"/>
          <w:i w:val="0"/>
        </w:rPr>
      </w:pPr>
      <w:r w:rsidRPr="00F04BEC">
        <w:rPr>
          <w:rFonts w:eastAsia="Calibri"/>
          <w:i w:val="0"/>
        </w:rPr>
        <w:t xml:space="preserve">P, </w:t>
      </w:r>
      <w:r w:rsidR="00A2605F" w:rsidRPr="00F04BEC">
        <w:rPr>
          <w:rFonts w:eastAsia="Calibri"/>
          <w:i w:val="0"/>
        </w:rPr>
        <w:t>część</w:t>
      </w:r>
      <w:r w:rsidR="00B47E5F" w:rsidRPr="00F04BEC">
        <w:rPr>
          <w:rFonts w:eastAsia="Calibri"/>
          <w:i w:val="0"/>
        </w:rPr>
        <w:t xml:space="preserve"> proporcjonaln</w:t>
      </w:r>
      <w:r w:rsidR="00A2605F" w:rsidRPr="00F04BEC">
        <w:rPr>
          <w:rFonts w:eastAsia="Calibri"/>
          <w:i w:val="0"/>
        </w:rPr>
        <w:t>a</w:t>
      </w:r>
      <w:r w:rsidR="00002819" w:rsidRPr="00F04BEC">
        <w:rPr>
          <w:rFonts w:eastAsia="Calibri"/>
          <w:i w:val="0"/>
        </w:rPr>
        <w:t>, odpowiadając</w:t>
      </w:r>
      <w:r w:rsidR="00A2605F" w:rsidRPr="00F04BEC">
        <w:rPr>
          <w:rFonts w:eastAsia="Calibri"/>
          <w:i w:val="0"/>
        </w:rPr>
        <w:t>a</w:t>
      </w:r>
      <w:r w:rsidR="00002819" w:rsidRPr="00F04BEC">
        <w:rPr>
          <w:rFonts w:eastAsia="Calibri"/>
          <w:i w:val="0"/>
        </w:rPr>
        <w:t xml:space="preserve"> za obliczanie </w:t>
      </w:r>
      <w:r w:rsidR="00392D31" w:rsidRPr="00F04BEC">
        <w:rPr>
          <w:rFonts w:eastAsia="Calibri"/>
          <w:i w:val="0"/>
        </w:rPr>
        <w:t>uchybu w aktualnym momencie</w:t>
      </w:r>
      <w:r w:rsidR="00002819" w:rsidRPr="00F04BEC">
        <w:rPr>
          <w:rFonts w:eastAsia="Calibri"/>
          <w:i w:val="0"/>
        </w:rPr>
        <w:t xml:space="preserve">. </w:t>
      </w:r>
      <w:r w:rsidR="00B47E5F" w:rsidRPr="00F04BEC">
        <w:rPr>
          <w:rFonts w:eastAsia="Calibri"/>
          <w:i w:val="0"/>
        </w:rPr>
        <w:t>Realizowane jest za pomocą wzmacniacza. Sygnał wyjściowy jest określany za pomocą wzoru:</w:t>
      </w:r>
    </w:p>
    <w:p w14:paraId="52B57AD6" w14:textId="1AC0845F" w:rsidR="005851C5" w:rsidRDefault="005851C5" w:rsidP="005851C5">
      <w:pPr>
        <w:pStyle w:val="Akapitzlist"/>
        <w:tabs>
          <w:tab w:val="center" w:pos="4536"/>
          <w:tab w:val="right" w:pos="9072"/>
        </w:tabs>
        <w:ind w:left="0"/>
      </w:pPr>
      <w:r>
        <w:tab/>
      </w:r>
      <m:oMath>
        <m:r>
          <w:rPr>
            <w:rFonts w:ascii="Cambria Math" w:hAnsi="Cambria Math"/>
          </w:rPr>
          <m:t>P=</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rPr>
                </m:ctrlPr>
              </m:dPr>
              <m:e>
                <m:r>
                  <w:rPr>
                    <w:rFonts w:ascii="Cambria Math" w:eastAsia="Calibri" w:hAnsi="Cambria Math"/>
                  </w:rPr>
                  <m:t>τ</m:t>
                </m:r>
              </m:e>
            </m:d>
            <m:r>
              <w:rPr>
                <w:rFonts w:ascii="Cambria Math" w:eastAsia="Calibri" w:hAnsi="Cambria Math"/>
              </w:rPr>
              <m:t>dτ</m:t>
            </m:r>
          </m:e>
        </m:nary>
      </m:oMath>
      <w:r>
        <w:t xml:space="preserve"> </w:t>
      </w:r>
      <w:r>
        <w:tab/>
        <w:t>(</w:t>
      </w:r>
      <w:fldSimple w:instr=" SEQ EQ \* MERGEFORMAT ">
        <w:r w:rsidR="0026322F">
          <w:rPr>
            <w:noProof/>
          </w:rPr>
          <w:t>1</w:t>
        </w:r>
      </w:fldSimple>
      <w:r>
        <w:t>)</w:t>
      </w:r>
    </w:p>
    <w:p w14:paraId="2EFF171A" w14:textId="6087F7D5" w:rsidR="00DC7F52" w:rsidRPr="00F04BEC" w:rsidRDefault="00510A21" w:rsidP="00B60AF4">
      <w:pPr>
        <w:pStyle w:val="Legenda"/>
        <w:suppressLineNumbers w:val="0"/>
        <w:ind w:firstLine="360"/>
        <w:jc w:val="both"/>
        <w:rPr>
          <w:rFonts w:eastAsia="Calibri"/>
          <w:i w:val="0"/>
        </w:rPr>
      </w:pPr>
      <w:r w:rsidRPr="00F04BEC">
        <w:rPr>
          <w:rFonts w:eastAsia="Calibri"/>
          <w:i w:val="0"/>
        </w:rPr>
        <w:t xml:space="preserve">gdzie </w:t>
      </w:r>
      <w:r w:rsidR="00A12E3E" w:rsidRPr="00F04BEC">
        <w:rPr>
          <w:rFonts w:eastAsia="Calibri"/>
          <w:i w:val="0"/>
        </w:rPr>
        <w:t>K</w:t>
      </w:r>
      <w:r w:rsidRPr="00F04BEC">
        <w:rPr>
          <w:rFonts w:eastAsia="Calibri"/>
          <w:i w:val="0"/>
        </w:rPr>
        <w:t>p &gt; 0 je</w:t>
      </w:r>
      <w:r w:rsidR="00B60AF4">
        <w:rPr>
          <w:rFonts w:eastAsia="Calibri"/>
          <w:i w:val="0"/>
        </w:rPr>
        <w:t xml:space="preserve">st współczynnikiem wzmocnienia, </w:t>
      </w:r>
      <w:r w:rsidR="0069251D" w:rsidRPr="00F04BEC">
        <w:rPr>
          <w:rFonts w:eastAsia="Calibri"/>
          <w:i w:val="0"/>
        </w:rPr>
        <w:t>e(t)</w:t>
      </w:r>
      <w:r w:rsidR="00DC7F52" w:rsidRPr="00F04BEC">
        <w:rPr>
          <w:rFonts w:eastAsia="Calibri"/>
          <w:i w:val="0"/>
        </w:rPr>
        <w:t xml:space="preserve"> – </w:t>
      </w:r>
      <w:r w:rsidR="0069251D" w:rsidRPr="00F04BEC">
        <w:rPr>
          <w:rFonts w:eastAsia="Calibri"/>
          <w:i w:val="0"/>
        </w:rPr>
        <w:t>aktualny błąd układu.</w:t>
      </w:r>
    </w:p>
    <w:p w14:paraId="49B71B90" w14:textId="5F8BD4C1" w:rsidR="000609B4" w:rsidRPr="00A10FE7" w:rsidRDefault="00002819" w:rsidP="00A10FE7">
      <w:pPr>
        <w:pStyle w:val="Legenda"/>
        <w:numPr>
          <w:ilvl w:val="0"/>
          <w:numId w:val="13"/>
        </w:numPr>
        <w:suppressLineNumbers w:val="0"/>
        <w:ind w:left="360"/>
        <w:jc w:val="both"/>
        <w:rPr>
          <w:rFonts w:eastAsia="Calibri" w:cs="Times New Roman"/>
          <w:i w:val="0"/>
        </w:rPr>
      </w:pPr>
      <w:r w:rsidRPr="00A10FE7">
        <w:rPr>
          <w:rFonts w:eastAsia="Calibri" w:cs="Times New Roman"/>
          <w:i w:val="0"/>
        </w:rPr>
        <w:t xml:space="preserve">I, część </w:t>
      </w:r>
      <w:r w:rsidR="00612714" w:rsidRPr="00A10FE7">
        <w:rPr>
          <w:rFonts w:eastAsia="Calibri" w:cs="Times New Roman"/>
          <w:i w:val="0"/>
        </w:rPr>
        <w:t>całkująca</w:t>
      </w:r>
      <w:r w:rsidRPr="00A10FE7">
        <w:rPr>
          <w:rFonts w:eastAsia="Calibri" w:cs="Times New Roman"/>
          <w:i w:val="0"/>
        </w:rPr>
        <w:t xml:space="preserve">, </w:t>
      </w:r>
      <w:r w:rsidR="00612714" w:rsidRPr="00A10FE7">
        <w:rPr>
          <w:rFonts w:eastAsia="Calibri" w:cs="Times New Roman"/>
          <w:i w:val="0"/>
        </w:rPr>
        <w:t>odpowiadająca całce wielkości uchybu w czasie do aktualnego momentu.</w:t>
      </w:r>
      <w:r w:rsidR="00B724CD" w:rsidRPr="00A10FE7">
        <w:rPr>
          <w:rFonts w:eastAsia="Calibri" w:cs="Times New Roman"/>
          <w:i w:val="0"/>
        </w:rPr>
        <w:t xml:space="preserve"> </w:t>
      </w:r>
      <w:r w:rsidR="00C70ED4" w:rsidRPr="00A10FE7">
        <w:rPr>
          <w:rFonts w:eastAsia="Calibri" w:cs="Times New Roman"/>
          <w:i w:val="0"/>
        </w:rPr>
        <w:t xml:space="preserve">Obecność tego członu w układzie regulacji powoduje, z czasem,  redukcję uchybu. </w:t>
      </w:r>
      <w:r w:rsidR="000609B4" w:rsidRPr="00A10FE7">
        <w:rPr>
          <w:rFonts w:eastAsia="Calibri" w:cs="Times New Roman"/>
          <w:i w:val="0"/>
        </w:rPr>
        <w:t>Część całkująca odpowiada nastepującemu wzorowi:</w:t>
      </w:r>
    </w:p>
    <w:p w14:paraId="3208B566" w14:textId="12B2448A" w:rsidR="005851C5" w:rsidRDefault="005851C5" w:rsidP="005851C5">
      <w:pPr>
        <w:tabs>
          <w:tab w:val="center" w:pos="4536"/>
          <w:tab w:val="right" w:pos="9072"/>
        </w:tabs>
        <w:ind w:left="4536" w:hanging="4536"/>
      </w:pPr>
      <w:r>
        <w:tab/>
      </w:r>
      <m:oMath>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rPr>
                </m:ctrlPr>
              </m:dPr>
              <m:e>
                <m:r>
                  <w:rPr>
                    <w:rFonts w:ascii="Cambria Math" w:eastAsia="Calibri" w:hAnsi="Cambria Math"/>
                  </w:rPr>
                  <m:t>τ</m:t>
                </m:r>
              </m:e>
            </m:d>
            <m:r>
              <w:rPr>
                <w:rFonts w:ascii="Cambria Math" w:eastAsia="Calibri" w:hAnsi="Cambria Math"/>
              </w:rPr>
              <m:t>dτ</m:t>
            </m:r>
          </m:e>
        </m:nary>
      </m:oMath>
      <w:r>
        <w:t xml:space="preserve"> </w:t>
      </w:r>
      <w:r>
        <w:tab/>
        <w:t>(</w:t>
      </w:r>
      <w:fldSimple w:instr=" SEQ EQ \* MERGEFORMAT ">
        <w:r w:rsidR="0026322F">
          <w:rPr>
            <w:noProof/>
          </w:rPr>
          <w:t>2</w:t>
        </w:r>
      </w:fldSimple>
      <w:r>
        <w:t>)</w:t>
      </w:r>
    </w:p>
    <w:p w14:paraId="1F270E19" w14:textId="1BF43A31" w:rsidR="000609B4" w:rsidRPr="00A10FE7" w:rsidRDefault="000609B4" w:rsidP="00A10FE7">
      <w:pPr>
        <w:pStyle w:val="Legenda"/>
        <w:suppressLineNumbers w:val="0"/>
        <w:jc w:val="both"/>
        <w:rPr>
          <w:rFonts w:eastAsia="Calibri" w:cs="Times New Roman"/>
          <w:i w:val="0"/>
        </w:rPr>
      </w:pPr>
      <w:r w:rsidRPr="00A10FE7">
        <w:rPr>
          <w:rFonts w:eastAsia="Calibri" w:cs="Times New Roman"/>
          <w:i w:val="0"/>
        </w:rPr>
        <w:t>gdzie</w:t>
      </w:r>
      <w:r w:rsidR="00D4083E" w:rsidRPr="00A10FE7">
        <w:rPr>
          <w:rFonts w:eastAsia="Calibri" w:cs="Times New Roman"/>
          <w:i w:val="0"/>
        </w:rPr>
        <w:t xml:space="preserve"> </w:t>
      </w:r>
      <w:r w:rsidR="00A12E3E" w:rsidRPr="00A10FE7">
        <w:rPr>
          <w:rFonts w:eastAsia="Calibri" w:cs="Times New Roman"/>
          <w:i w:val="0"/>
        </w:rPr>
        <w:t>K</w:t>
      </w:r>
      <w:r w:rsidR="00D4083E" w:rsidRPr="00A10FE7">
        <w:rPr>
          <w:rFonts w:eastAsia="Calibri" w:cs="Times New Roman"/>
          <w:i w:val="0"/>
        </w:rPr>
        <w:t>i &gt; 0 jest współczynnikiem wzmocnienia, e(t) – aktualny błąd pomiaru</w:t>
      </w:r>
    </w:p>
    <w:p w14:paraId="614D3859" w14:textId="781DE2CE" w:rsidR="00A10FE7" w:rsidRDefault="00392D31" w:rsidP="00A10FE7">
      <w:pPr>
        <w:pStyle w:val="Legenda"/>
        <w:numPr>
          <w:ilvl w:val="0"/>
          <w:numId w:val="13"/>
        </w:numPr>
        <w:suppressLineNumbers w:val="0"/>
        <w:ind w:left="360"/>
        <w:jc w:val="both"/>
        <w:rPr>
          <w:rFonts w:eastAsia="Calibri" w:cs="Times New Roman"/>
          <w:i w:val="0"/>
        </w:rPr>
      </w:pPr>
      <w:r w:rsidRPr="00A10FE7">
        <w:rPr>
          <w:rFonts w:eastAsia="Calibri" w:cs="Times New Roman"/>
          <w:i w:val="0"/>
        </w:rPr>
        <w:lastRenderedPageBreak/>
        <w:t xml:space="preserve">D, część </w:t>
      </w:r>
      <w:r w:rsidR="00612714" w:rsidRPr="00A10FE7">
        <w:rPr>
          <w:rFonts w:eastAsia="Calibri" w:cs="Times New Roman"/>
          <w:i w:val="0"/>
        </w:rPr>
        <w:t xml:space="preserve">różniczkująca, odpowiada pochodnej funkcji uchybu w czasie. </w:t>
      </w:r>
      <w:r w:rsidR="007D5562">
        <w:rPr>
          <w:rFonts w:eastAsia="Calibri" w:cs="Times New Roman"/>
          <w:i w:val="0"/>
        </w:rPr>
        <w:t>Opisany jest </w:t>
      </w:r>
      <w:r w:rsidR="0086234A" w:rsidRPr="00A10FE7">
        <w:rPr>
          <w:rFonts w:eastAsia="Calibri" w:cs="Times New Roman"/>
          <w:i w:val="0"/>
        </w:rPr>
        <w:t>następującym wzorem:</w:t>
      </w:r>
    </w:p>
    <w:p w14:paraId="2C7E429C" w14:textId="443C1578" w:rsidR="005851C5" w:rsidRDefault="005851C5" w:rsidP="005851C5">
      <w:pPr>
        <w:tabs>
          <w:tab w:val="center" w:pos="4536"/>
          <w:tab w:val="right" w:pos="9072"/>
        </w:tabs>
      </w:pPr>
      <w:r>
        <w:tab/>
      </w:r>
      <m:oMath>
        <m:r>
          <w:rPr>
            <w:rFonts w:ascii="Cambria Math" w:hAnsi="Cambria Math"/>
          </w:rPr>
          <m:t xml:space="preserve">D= </m:t>
        </m:r>
        <m:sSub>
          <m:sSubPr>
            <m:ctrlPr>
              <w:rPr>
                <w:rFonts w:ascii="Cambria Math" w:hAnsi="Cambria Math"/>
                <w:i/>
              </w:rPr>
            </m:ctrlPr>
          </m:sSubPr>
          <m:e>
            <m:r>
              <w:rPr>
                <w:rFonts w:ascii="Cambria Math" w:hAnsi="Cambria Math"/>
              </w:rPr>
              <m:t>K</m:t>
            </m:r>
          </m:e>
          <m:sub>
            <m:r>
              <w:rPr>
                <w:rFonts w:ascii="Cambria Math" w:hAnsi="Cambria Math"/>
              </w:rPr>
              <m:t>d</m:t>
            </m:r>
          </m:sub>
        </m:sSub>
        <m:f>
          <m:fPr>
            <m:ctrlPr>
              <w:rPr>
                <w:rFonts w:ascii="Cambria Math" w:hAnsi="Cambria Math"/>
                <w:i/>
              </w:rPr>
            </m:ctrlPr>
          </m:fPr>
          <m:num>
            <m:r>
              <w:rPr>
                <w:rFonts w:ascii="Cambria Math" w:hAnsi="Cambria Math"/>
              </w:rPr>
              <m:t>de</m:t>
            </m:r>
          </m:num>
          <m:den>
            <m:r>
              <w:rPr>
                <w:rFonts w:ascii="Cambria Math" w:hAnsi="Cambria Math"/>
              </w:rPr>
              <m:t>dt</m:t>
            </m:r>
          </m:den>
        </m:f>
      </m:oMath>
      <w:r>
        <w:t xml:space="preserve"> </w:t>
      </w:r>
      <w:r>
        <w:tab/>
        <w:t>(</w:t>
      </w:r>
      <w:fldSimple w:instr=" SEQ EQ \* MERGEFORMAT ">
        <w:r w:rsidR="0026322F">
          <w:rPr>
            <w:noProof/>
          </w:rPr>
          <w:t>3</w:t>
        </w:r>
      </w:fldSimple>
      <w:r>
        <w:t>)</w:t>
      </w:r>
    </w:p>
    <w:p w14:paraId="282887BF" w14:textId="3DB6706E" w:rsidR="00F33FAB" w:rsidRPr="00A10FE7" w:rsidRDefault="00C171A8" w:rsidP="00A10FE7">
      <w:pPr>
        <w:pStyle w:val="Legenda"/>
        <w:suppressLineNumbers w:val="0"/>
        <w:jc w:val="both"/>
        <w:rPr>
          <w:rFonts w:eastAsia="Calibri" w:cs="Times New Roman"/>
          <w:i w:val="0"/>
        </w:rPr>
      </w:pPr>
      <w:r w:rsidRPr="00A10FE7">
        <w:rPr>
          <w:rFonts w:eastAsia="Calibri" w:cs="Times New Roman"/>
          <w:i w:val="0"/>
        </w:rPr>
        <w:t>gdzie Kd &gt;0 jest współczynnikiem wzmocnienia</w:t>
      </w:r>
      <w:r w:rsidR="003267C1" w:rsidRPr="00A10FE7">
        <w:rPr>
          <w:rFonts w:eastAsia="Calibri" w:cs="Times New Roman"/>
          <w:i w:val="0"/>
        </w:rPr>
        <w:t xml:space="preserve">, </w:t>
      </w:r>
      <w:r w:rsidRPr="00A10FE7">
        <w:rPr>
          <w:rFonts w:eastAsia="Calibri" w:cs="Times New Roman"/>
          <w:i w:val="0"/>
        </w:rPr>
        <w:t>e(t)</w:t>
      </w:r>
      <w:r w:rsidR="003267C1" w:rsidRPr="00A10FE7">
        <w:rPr>
          <w:rFonts w:eastAsia="Calibri" w:cs="Times New Roman"/>
          <w:i w:val="0"/>
        </w:rPr>
        <w:t xml:space="preserve"> – aktualny błąd pomiaru. </w:t>
      </w:r>
      <w:r w:rsidR="00F33FAB" w:rsidRPr="00A10FE7">
        <w:rPr>
          <w:rFonts w:eastAsia="Calibri" w:cs="Times New Roman"/>
          <w:i w:val="0"/>
        </w:rPr>
        <w:t>Zatem sygnał</w:t>
      </w:r>
      <w:r w:rsidR="00F70D0E" w:rsidRPr="00A10FE7">
        <w:rPr>
          <w:rFonts w:eastAsia="Calibri" w:cs="Times New Roman"/>
          <w:i w:val="0"/>
        </w:rPr>
        <w:t xml:space="preserve"> wyjściowy </w:t>
      </w:r>
      <w:r w:rsidR="00C53A75" w:rsidRPr="00A10FE7">
        <w:rPr>
          <w:rFonts w:eastAsia="Calibri" w:cs="Times New Roman"/>
          <w:i w:val="0"/>
        </w:rPr>
        <w:t>u</w:t>
      </w:r>
      <w:r w:rsidR="00F70D0E" w:rsidRPr="00A10FE7">
        <w:rPr>
          <w:rFonts w:eastAsia="Calibri" w:cs="Times New Roman"/>
          <w:i w:val="0"/>
        </w:rPr>
        <w:t>(t) możemy opisać wzorem:</w:t>
      </w:r>
    </w:p>
    <w:p w14:paraId="4C9AB262" w14:textId="679020A8" w:rsidR="003267C1" w:rsidRDefault="001556A8" w:rsidP="001556A8">
      <w:pPr>
        <w:tabs>
          <w:tab w:val="center" w:pos="4536"/>
          <w:tab w:val="right" w:pos="9072"/>
        </w:tabs>
        <w:jc w:val="center"/>
      </w:pPr>
      <w:r>
        <w:tab/>
      </w:r>
      <m:oMath>
        <m:r>
          <w:rPr>
            <w:rFonts w:ascii="Cambria Math" w:hAnsi="Cambria Math"/>
          </w:rPr>
          <m:t>u</m:t>
        </m:r>
        <m:d>
          <m:dPr>
            <m:ctrlPr>
              <w:ins w:id="17" w:author="Łukasz" w:date="2016-01-04T10:30:00Z">
                <w:rPr>
                  <w:rFonts w:ascii="Cambria Math" w:hAnsi="Cambria Math"/>
                  <w:i/>
                </w:rPr>
              </w:ins>
            </m:ctrlPr>
          </m:dPr>
          <m:e>
            <m:r>
              <w:rPr>
                <w:rFonts w:ascii="Cambria Math" w:hAnsi="Cambria Math"/>
              </w:rPr>
              <m:t>t</m:t>
            </m:r>
          </m:e>
        </m:d>
        <m:r>
          <w:rPr>
            <w:rFonts w:ascii="Cambria Math" w:hAnsi="Cambria Math"/>
          </w:rPr>
          <m:t>=</m:t>
        </m:r>
        <m:sSub>
          <m:sSubPr>
            <m:ctrlPr>
              <w:ins w:id="18" w:author="Łukasz" w:date="2016-01-04T10:30:00Z">
                <w:rPr>
                  <w:rFonts w:ascii="Cambria Math" w:hAnsi="Cambria Math"/>
                  <w:i/>
                </w:rPr>
              </w:ins>
            </m:ctrlPr>
          </m:sSubPr>
          <m:e>
            <m:r>
              <w:rPr>
                <w:rFonts w:ascii="Cambria Math" w:hAnsi="Cambria Math"/>
              </w:rPr>
              <m:t>K</m:t>
            </m:r>
          </m:e>
          <m:sub>
            <m:r>
              <w:rPr>
                <w:rFonts w:ascii="Cambria Math" w:hAnsi="Cambria Math"/>
              </w:rPr>
              <m:t>p</m:t>
            </m:r>
          </m:sub>
        </m:sSub>
        <m:r>
          <w:rPr>
            <w:rFonts w:ascii="Cambria Math" w:hAnsi="Cambria Math"/>
          </w:rPr>
          <m:t>e</m:t>
        </m:r>
        <m:d>
          <m:dPr>
            <m:ctrlPr>
              <w:ins w:id="19" w:author="Łukasz" w:date="2016-01-04T10:30:00Z">
                <w:rPr>
                  <w:rFonts w:ascii="Cambria Math" w:hAnsi="Cambria Math"/>
                  <w:i/>
                </w:rPr>
              </w:ins>
            </m:ctrlPr>
          </m:dPr>
          <m:e>
            <m:r>
              <w:rPr>
                <w:rFonts w:ascii="Cambria Math" w:hAnsi="Cambria Math"/>
              </w:rPr>
              <m:t>t</m:t>
            </m:r>
          </m:e>
        </m:d>
        <m:r>
          <w:rPr>
            <w:rFonts w:ascii="Cambria Math" w:hAnsi="Cambria Math"/>
          </w:rPr>
          <m:t>+</m:t>
        </m:r>
        <m:sSub>
          <m:sSubPr>
            <m:ctrlPr>
              <w:ins w:id="20" w:author="Łukasz" w:date="2016-01-04T10:30:00Z">
                <w:rPr>
                  <w:rFonts w:ascii="Cambria Math" w:hAnsi="Cambria Math"/>
                  <w:i/>
                </w:rPr>
              </w:ins>
            </m:ctrlPr>
          </m:sSubPr>
          <m:e>
            <m:r>
              <w:rPr>
                <w:rFonts w:ascii="Cambria Math" w:hAnsi="Cambria Math"/>
              </w:rPr>
              <m:t>K</m:t>
            </m:r>
          </m:e>
          <m:sub>
            <m:r>
              <w:rPr>
                <w:rFonts w:ascii="Cambria Math" w:hAnsi="Cambria Math"/>
              </w:rPr>
              <m:t>i</m:t>
            </m:r>
          </m:sub>
        </m:sSub>
        <m:nary>
          <m:naryPr>
            <m:limLoc m:val="subSup"/>
            <m:ctrlPr>
              <w:ins w:id="21" w:author="Łukasz" w:date="2016-01-04T10:30:00Z">
                <w:rPr>
                  <w:rFonts w:ascii="Cambria Math" w:hAnsi="Cambria Math"/>
                  <w:i/>
                </w:rPr>
              </w:ins>
            </m:ctrlPr>
          </m:naryPr>
          <m:sub>
            <m:r>
              <w:rPr>
                <w:rFonts w:ascii="Cambria Math" w:hAnsi="Cambria Math"/>
              </w:rPr>
              <m:t>0</m:t>
            </m:r>
          </m:sub>
          <m:sup>
            <m:r>
              <w:rPr>
                <w:rFonts w:ascii="Cambria Math" w:hAnsi="Cambria Math"/>
              </w:rPr>
              <m:t>t</m:t>
            </m:r>
          </m:sup>
          <m:e>
            <m:r>
              <w:rPr>
                <w:rFonts w:ascii="Cambria Math" w:hAnsi="Cambria Math"/>
              </w:rPr>
              <m:t>e</m:t>
            </m:r>
            <m:d>
              <m:dPr>
                <m:ctrlPr>
                  <w:ins w:id="22" w:author="Łukasz" w:date="2016-01-04T10:30:00Z">
                    <w:rPr>
                      <w:rFonts w:ascii="Cambria Math" w:hAnsi="Cambria Math"/>
                      <w:i/>
                    </w:rPr>
                  </w:ins>
                </m:ctrlPr>
              </m:dPr>
              <m:e>
                <m:r>
                  <w:rPr>
                    <w:rFonts w:ascii="Cambria Math" w:hAnsi="Cambria Math"/>
                  </w:rPr>
                  <m:t>τ</m:t>
                </m:r>
              </m:e>
            </m:d>
            <m:r>
              <w:rPr>
                <w:rFonts w:ascii="Cambria Math" w:hAnsi="Cambria Math"/>
              </w:rPr>
              <m:t>dτ+</m:t>
            </m:r>
            <m:sSub>
              <m:sSubPr>
                <m:ctrlPr>
                  <w:ins w:id="23" w:author="Łukasz" w:date="2016-01-04T10:30:00Z">
                    <w:rPr>
                      <w:rFonts w:ascii="Cambria Math" w:hAnsi="Cambria Math"/>
                      <w:i/>
                    </w:rPr>
                  </w:ins>
                </m:ctrlPr>
              </m:sSubPr>
              <m:e>
                <m:r>
                  <w:rPr>
                    <w:rFonts w:ascii="Cambria Math" w:hAnsi="Cambria Math"/>
                  </w:rPr>
                  <m:t>K</m:t>
                </m:r>
              </m:e>
              <m:sub>
                <m:r>
                  <w:rPr>
                    <w:rFonts w:ascii="Cambria Math" w:hAnsi="Cambria Math"/>
                  </w:rPr>
                  <m:t>d</m:t>
                </m:r>
              </m:sub>
            </m:sSub>
            <m:f>
              <m:fPr>
                <m:ctrlPr>
                  <w:ins w:id="24" w:author="Łukasz" w:date="2016-01-04T10:30:00Z">
                    <w:rPr>
                      <w:rFonts w:ascii="Cambria Math" w:hAnsi="Cambria Math"/>
                      <w:i/>
                    </w:rPr>
                  </w:ins>
                </m:ctrlPr>
              </m:fPr>
              <m:num>
                <m:r>
                  <w:rPr>
                    <w:rFonts w:ascii="Cambria Math" w:hAnsi="Cambria Math"/>
                  </w:rPr>
                  <m:t>de</m:t>
                </m:r>
              </m:num>
              <m:den>
                <m:r>
                  <w:rPr>
                    <w:rFonts w:ascii="Cambria Math" w:hAnsi="Cambria Math"/>
                  </w:rPr>
                  <m:t>dt</m:t>
                </m:r>
              </m:den>
            </m:f>
          </m:e>
        </m:nary>
      </m:oMath>
      <w:r w:rsidR="003267C1">
        <w:t xml:space="preserve"> </w:t>
      </w:r>
      <w:r w:rsidR="00A10FE7">
        <w:tab/>
      </w:r>
      <w:r w:rsidR="003267C1">
        <w:t>(</w:t>
      </w:r>
      <w:fldSimple w:instr=" SEQ EQ \* MERGEFORMAT ">
        <w:r w:rsidR="0026322F">
          <w:rPr>
            <w:noProof/>
          </w:rPr>
          <w:t>4</w:t>
        </w:r>
      </w:fldSimple>
      <w:r w:rsidR="003267C1">
        <w:t>)</w:t>
      </w:r>
    </w:p>
    <w:p w14:paraId="39AEA857" w14:textId="518BA8FF" w:rsidR="001556A8" w:rsidRDefault="00C171A8" w:rsidP="005851C5">
      <w:r w:rsidRPr="00D61714">
        <w:t>Regulator może być wykonany</w:t>
      </w:r>
      <w:r w:rsidR="00E01BC8" w:rsidRPr="00D61714">
        <w:t xml:space="preserve"> na zasadzie jednej z dwóch form: równoległej lub szeregowej, jako szeregowe połączenie regulatorów PI</w:t>
      </w:r>
      <w:r w:rsidR="00782DFB" w:rsidRPr="00D61714">
        <w:t xml:space="preserve"> </w:t>
      </w:r>
      <w:r w:rsidR="00E01BC8" w:rsidRPr="00D61714">
        <w:t>(regulator składający się z części proporcjonalnej i całkującej) i PD</w:t>
      </w:r>
      <w:r w:rsidR="00782DFB" w:rsidRPr="00D61714">
        <w:t xml:space="preserve"> </w:t>
      </w:r>
      <w:r w:rsidR="00E01BC8" w:rsidRPr="00D61714">
        <w:t xml:space="preserve">(regulator składający się z części proporcjonalnej i </w:t>
      </w:r>
      <w:r w:rsidR="000D27B0" w:rsidRPr="00D61714">
        <w:t xml:space="preserve">różniczkującej). </w:t>
      </w:r>
    </w:p>
    <w:p w14:paraId="3555D4B7" w14:textId="2DE0F65B" w:rsidR="004D5FDE" w:rsidRPr="00D61714" w:rsidRDefault="004D5FDE" w:rsidP="00D61714">
      <w:pPr>
        <w:pStyle w:val="Nagwek2"/>
        <w:suppressLineNumbers w:val="0"/>
      </w:pPr>
      <w:bookmarkStart w:id="25" w:name="_Toc439954638"/>
      <w:r w:rsidRPr="00D61714">
        <w:t>Rola regulatora PID w algorytmie stabilizacji</w:t>
      </w:r>
      <w:bookmarkEnd w:id="25"/>
    </w:p>
    <w:p w14:paraId="2CC89E39" w14:textId="2D0170A2" w:rsidR="001556A8" w:rsidRDefault="00A32969" w:rsidP="001556A8">
      <w:r w:rsidRPr="00D61714">
        <w:t xml:space="preserve">Na </w:t>
      </w:r>
      <w:r w:rsidR="006B4BFE" w:rsidRPr="00D61714">
        <w:t>rysunku</w:t>
      </w:r>
      <w:r w:rsidRPr="00D61714">
        <w:t xml:space="preserve"> </w:t>
      </w:r>
      <w:r w:rsidR="006B4BFE">
        <w:t xml:space="preserve">nr </w:t>
      </w:r>
      <w:r w:rsidRPr="00D61714">
        <w:t xml:space="preserve">8 zostały przestawione możliwe </w:t>
      </w:r>
      <w:r w:rsidR="006B4BFE" w:rsidRPr="00D61714">
        <w:t>konfiguracje</w:t>
      </w:r>
      <w:r w:rsidRPr="00D61714">
        <w:t xml:space="preserve"> quadcoptera. Pierwsza w kształcie plusa, ramię z silnikiem znajduje się z przodu quadcoptera. Druga w kształcie „X”, gdzie przednie ramiona znajdują się pod kątem 45° od kierunku lotu. W projekcie została wykorzystana konfiguracja w kształcie plusa.</w:t>
      </w:r>
      <w:r w:rsidR="00646563" w:rsidRPr="00646563">
        <w:rPr>
          <w:noProof/>
          <w:lang w:val="en-US" w:eastAsia="en-US"/>
        </w:rPr>
        <w:t xml:space="preserve"> </w:t>
      </w:r>
    </w:p>
    <w:p w14:paraId="3F8FF87C" w14:textId="29ADCAF8" w:rsidR="00A071DB" w:rsidRDefault="00646563" w:rsidP="001556A8">
      <w:pPr>
        <w:jc w:val="center"/>
      </w:pPr>
      <w:r w:rsidRPr="00D61714">
        <w:rPr>
          <w:noProof/>
        </w:rPr>
        <w:drawing>
          <wp:inline distT="0" distB="0" distL="0" distR="0" wp14:anchorId="0B504BF0" wp14:editId="227DE060">
            <wp:extent cx="3596400" cy="2296800"/>
            <wp:effectExtent l="0" t="0" r="4445" b="8255"/>
            <wp:docPr id="43" name="Obraz 43" descr="https://qph.is.quoracdn.net/main-qimg-20b227ef304a3e7eb5c267daa95affe6?convert_to_webp=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qph.is.quoracdn.net/main-qimg-20b227ef304a3e7eb5c267daa95affe6?convert_to_webp=tru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96400" cy="2296800"/>
                    </a:xfrm>
                    <a:prstGeom prst="rect">
                      <a:avLst/>
                    </a:prstGeom>
                    <a:noFill/>
                    <a:ln>
                      <a:noFill/>
                    </a:ln>
                  </pic:spPr>
                </pic:pic>
              </a:graphicData>
            </a:graphic>
          </wp:inline>
        </w:drawing>
      </w:r>
    </w:p>
    <w:p w14:paraId="781787FD" w14:textId="77777777" w:rsidR="00C777FE" w:rsidRDefault="001556A8" w:rsidP="00646563">
      <w:pPr>
        <w:jc w:val="center"/>
        <w:rPr>
          <w:color w:val="2E74B5" w:themeColor="accent1" w:themeShade="BF"/>
          <w:sz w:val="20"/>
          <w:szCs w:val="20"/>
        </w:rPr>
      </w:pPr>
      <w:r w:rsidRPr="00646563">
        <w:rPr>
          <w:color w:val="2E74B5" w:themeColor="accent1" w:themeShade="BF"/>
          <w:sz w:val="20"/>
          <w:szCs w:val="20"/>
        </w:rPr>
        <w:t xml:space="preserve">Rysunek </w:t>
      </w:r>
      <w:r w:rsidRPr="00646563">
        <w:rPr>
          <w:color w:val="2E74B5" w:themeColor="accent1" w:themeShade="BF"/>
          <w:sz w:val="20"/>
          <w:szCs w:val="20"/>
        </w:rPr>
        <w:fldChar w:fldCharType="begin"/>
      </w:r>
      <w:r w:rsidRPr="00646563">
        <w:rPr>
          <w:color w:val="2E74B5" w:themeColor="accent1" w:themeShade="BF"/>
          <w:sz w:val="20"/>
          <w:szCs w:val="20"/>
        </w:rPr>
        <w:instrText xml:space="preserve"> SEQ Rysunek \* ARABIC </w:instrText>
      </w:r>
      <w:r w:rsidRPr="00646563">
        <w:rPr>
          <w:color w:val="2E74B5" w:themeColor="accent1" w:themeShade="BF"/>
          <w:sz w:val="20"/>
          <w:szCs w:val="20"/>
        </w:rPr>
        <w:fldChar w:fldCharType="separate"/>
      </w:r>
      <w:r w:rsidR="0026322F">
        <w:rPr>
          <w:noProof/>
          <w:color w:val="2E74B5" w:themeColor="accent1" w:themeShade="BF"/>
          <w:sz w:val="20"/>
          <w:szCs w:val="20"/>
        </w:rPr>
        <w:t>8</w:t>
      </w:r>
      <w:r w:rsidRPr="00646563">
        <w:rPr>
          <w:color w:val="2E74B5" w:themeColor="accent1" w:themeShade="BF"/>
          <w:sz w:val="20"/>
          <w:szCs w:val="20"/>
        </w:rPr>
        <w:fldChar w:fldCharType="end"/>
      </w:r>
      <w:r w:rsidRPr="00646563">
        <w:rPr>
          <w:color w:val="2E74B5" w:themeColor="accent1" w:themeShade="BF"/>
          <w:sz w:val="20"/>
          <w:szCs w:val="20"/>
        </w:rPr>
        <w:t xml:space="preserve">. Konfiguracje quadcoptera </w:t>
      </w:r>
    </w:p>
    <w:p w14:paraId="57AD648D" w14:textId="22302418" w:rsidR="001556A8" w:rsidRPr="00646563" w:rsidRDefault="001556A8" w:rsidP="00646563">
      <w:pPr>
        <w:jc w:val="center"/>
        <w:rPr>
          <w:color w:val="2E74B5" w:themeColor="accent1" w:themeShade="BF"/>
          <w:sz w:val="20"/>
          <w:szCs w:val="20"/>
        </w:rPr>
      </w:pPr>
      <w:r w:rsidRPr="00646563">
        <w:rPr>
          <w:color w:val="2E74B5" w:themeColor="accent1" w:themeShade="BF"/>
          <w:sz w:val="20"/>
          <w:szCs w:val="20"/>
        </w:rPr>
        <w:t xml:space="preserve">Źródło: </w:t>
      </w:r>
      <w:hyperlink r:id="rId34" w:history="1">
        <w:r w:rsidR="00C777FE" w:rsidRPr="00C777FE">
          <w:rPr>
            <w:rStyle w:val="Hipercze"/>
            <w:color w:val="2E74B5" w:themeColor="accent1" w:themeShade="BF"/>
            <w:sz w:val="20"/>
            <w:szCs w:val="20"/>
            <w:u w:val="none"/>
          </w:rPr>
          <w:t>https://code.google.com/p/arducopter/wiki/PX4RC</w:t>
        </w:r>
      </w:hyperlink>
      <w:r w:rsidR="00C777FE" w:rsidRPr="00C777FE">
        <w:rPr>
          <w:color w:val="2E74B5" w:themeColor="accent1" w:themeShade="BF"/>
          <w:sz w:val="20"/>
          <w:szCs w:val="20"/>
        </w:rPr>
        <w:t xml:space="preserve"> z dnia 03/01/2016</w:t>
      </w:r>
    </w:p>
    <w:p w14:paraId="113C8A30" w14:textId="5CAC8541" w:rsidR="00A071DB" w:rsidRDefault="006B4BFE" w:rsidP="001556A8">
      <w:pPr>
        <w:jc w:val="both"/>
      </w:pPr>
      <w:r>
        <w:t>Jeżeli quadcopter</w:t>
      </w:r>
      <w:r w:rsidR="00CC27DB" w:rsidRPr="00D61714">
        <w:t xml:space="preserve"> zostanie prz</w:t>
      </w:r>
      <w:r>
        <w:t>e</w:t>
      </w:r>
      <w:r w:rsidR="00CC27DB" w:rsidRPr="00D61714">
        <w:t>chylony</w:t>
      </w:r>
      <w:r>
        <w:t>,</w:t>
      </w:r>
      <w:r w:rsidR="00CC27DB" w:rsidRPr="00D61714">
        <w:t xml:space="preserve"> rolą regulatora jest odpowiednia zmiana mocy silników.</w:t>
      </w:r>
      <w:r w:rsidR="001556A8">
        <w:t xml:space="preserve"> </w:t>
      </w:r>
      <w:r w:rsidR="00CC27DB" w:rsidRPr="00D61714">
        <w:t>W sytuacji przedstawionej na rysunku nr 9 regulator</w:t>
      </w:r>
      <w:r w:rsidR="00C34A00" w:rsidRPr="00D61714">
        <w:t xml:space="preserve"> </w:t>
      </w:r>
      <w:r w:rsidR="00CC27DB" w:rsidRPr="00D61714">
        <w:t xml:space="preserve">powinien obliczyć o ile należy </w:t>
      </w:r>
      <w:r w:rsidR="00CC27DB" w:rsidRPr="00D61714">
        <w:lastRenderedPageBreak/>
        <w:t xml:space="preserve">zmniejszyć moc silnika nr 1 i zwiększyć moc silnika nr 2, aby quadcopter ustabilizował się. </w:t>
      </w:r>
      <w:r w:rsidR="00C34A00" w:rsidRPr="00D61714">
        <w:t xml:space="preserve">Tak samo powinny działać regulatory odpowiedzialne za stabilizację w innych osiach. </w:t>
      </w:r>
    </w:p>
    <w:p w14:paraId="2FBFB49D" w14:textId="6880C745" w:rsidR="00DF6EF3" w:rsidRDefault="00DF6EF3" w:rsidP="006719EB">
      <w:pPr>
        <w:jc w:val="center"/>
      </w:pPr>
      <w:r w:rsidRPr="00D61714">
        <w:rPr>
          <w:noProof/>
        </w:rPr>
        <w:drawing>
          <wp:inline distT="0" distB="0" distL="0" distR="0" wp14:anchorId="2F6992E9" wp14:editId="5CED49A5">
            <wp:extent cx="5734050" cy="25114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5475" cy="2512049"/>
                    </a:xfrm>
                    <a:prstGeom prst="rect">
                      <a:avLst/>
                    </a:prstGeom>
                    <a:noFill/>
                    <a:ln>
                      <a:noFill/>
                    </a:ln>
                  </pic:spPr>
                </pic:pic>
              </a:graphicData>
            </a:graphic>
          </wp:inline>
        </w:drawing>
      </w:r>
    </w:p>
    <w:p w14:paraId="547E352A" w14:textId="6CE4C67C" w:rsidR="00B35CC6" w:rsidRDefault="00DF6EF3" w:rsidP="001556A8">
      <w:pPr>
        <w:jc w:val="both"/>
      </w:pPr>
      <w:r w:rsidRPr="00D61714">
        <w:rPr>
          <w:noProof/>
        </w:rPr>
        <mc:AlternateContent>
          <mc:Choice Requires="wps">
            <w:drawing>
              <wp:inline distT="0" distB="0" distL="0" distR="0" wp14:anchorId="4B5DA904" wp14:editId="3FF172AE">
                <wp:extent cx="5905500" cy="635"/>
                <wp:effectExtent l="0" t="0" r="0" b="0"/>
                <wp:docPr id="28" name="Text Box 28"/>
                <wp:cNvGraphicFramePr/>
                <a:graphic xmlns:a="http://schemas.openxmlformats.org/drawingml/2006/main">
                  <a:graphicData uri="http://schemas.microsoft.com/office/word/2010/wordprocessingShape">
                    <wps:wsp>
                      <wps:cNvSpPr txBox="1"/>
                      <wps:spPr>
                        <a:xfrm>
                          <a:off x="0" y="0"/>
                          <a:ext cx="5905500" cy="635"/>
                        </a:xfrm>
                        <a:prstGeom prst="rect">
                          <a:avLst/>
                        </a:prstGeom>
                        <a:solidFill>
                          <a:prstClr val="white"/>
                        </a:solidFill>
                        <a:ln>
                          <a:noFill/>
                        </a:ln>
                        <a:effectLst/>
                      </wps:spPr>
                      <wps:txbx>
                        <w:txbxContent>
                          <w:p w14:paraId="3C6E6EA4" w14:textId="77777777" w:rsidR="007D5562" w:rsidRPr="00B35CC6" w:rsidRDefault="007D5562" w:rsidP="00DF6EF3">
                            <w:pPr>
                              <w:pStyle w:val="Legenda"/>
                              <w:jc w:val="center"/>
                              <w:rPr>
                                <w:rFonts w:cs="Times New Roman"/>
                                <w:noProof/>
                                <w:color w:val="2E74B5" w:themeColor="accent1" w:themeShade="BF"/>
                                <w:sz w:val="20"/>
                                <w:szCs w:val="20"/>
                              </w:rPr>
                            </w:pPr>
                            <w:r w:rsidRPr="00B35CC6">
                              <w:rPr>
                                <w:color w:val="2E74B5" w:themeColor="accent1" w:themeShade="BF"/>
                                <w:sz w:val="20"/>
                                <w:szCs w:val="20"/>
                              </w:rPr>
                              <w:t xml:space="preserve">Rysunek </w:t>
                            </w:r>
                            <w:r w:rsidRPr="00B35CC6">
                              <w:rPr>
                                <w:color w:val="2E74B5" w:themeColor="accent1" w:themeShade="BF"/>
                                <w:sz w:val="20"/>
                                <w:szCs w:val="20"/>
                              </w:rPr>
                              <w:fldChar w:fldCharType="begin"/>
                            </w:r>
                            <w:r w:rsidRPr="00B35CC6">
                              <w:rPr>
                                <w:color w:val="2E74B5" w:themeColor="accent1" w:themeShade="BF"/>
                                <w:sz w:val="20"/>
                                <w:szCs w:val="20"/>
                              </w:rPr>
                              <w:instrText xml:space="preserve"> SEQ Rysunek \* ARABIC </w:instrText>
                            </w:r>
                            <w:r w:rsidRPr="00B35CC6">
                              <w:rPr>
                                <w:color w:val="2E74B5" w:themeColor="accent1" w:themeShade="BF"/>
                                <w:sz w:val="20"/>
                                <w:szCs w:val="20"/>
                              </w:rPr>
                              <w:fldChar w:fldCharType="separate"/>
                            </w:r>
                            <w:r>
                              <w:rPr>
                                <w:noProof/>
                                <w:color w:val="2E74B5" w:themeColor="accent1" w:themeShade="BF"/>
                                <w:sz w:val="20"/>
                                <w:szCs w:val="20"/>
                              </w:rPr>
                              <w:t>9</w:t>
                            </w:r>
                            <w:r w:rsidRPr="00B35CC6">
                              <w:rPr>
                                <w:color w:val="2E74B5" w:themeColor="accent1" w:themeShade="BF"/>
                                <w:sz w:val="20"/>
                                <w:szCs w:val="20"/>
                              </w:rPr>
                              <w:fldChar w:fldCharType="end"/>
                            </w:r>
                            <w:r w:rsidRPr="00B35CC6">
                              <w:rPr>
                                <w:color w:val="2E74B5" w:themeColor="accent1" w:themeShade="BF"/>
                                <w:sz w:val="20"/>
                                <w:szCs w:val="20"/>
                              </w:rPr>
                              <w:t>. Stabilizowanie się quadcoptera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B5DA904" id="Text Box 28" o:spid="_x0000_s1033" type="#_x0000_t202" style="width:4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" stroked="f">
                <v:textbox style="mso-fit-shape-to-text:t" inset="0,0,0,0">
                  <w:txbxContent>
                    <w:p w14:paraId="3C6E6EA4" w14:textId="77777777" w:rsidR="007D5562" w:rsidRPr="00B35CC6" w:rsidRDefault="007D5562" w:rsidP="00DF6EF3">
                      <w:pPr>
                        <w:pStyle w:val="Caption"/>
                        <w:jc w:val="center"/>
                        <w:rPr>
                          <w:rFonts w:cs="Times New Roman"/>
                          <w:noProof/>
                          <w:color w:val="2E74B5" w:themeColor="accent1" w:themeShade="BF"/>
                          <w:sz w:val="20"/>
                          <w:szCs w:val="20"/>
                        </w:rPr>
                      </w:pPr>
                      <w:r w:rsidRPr="00B35CC6">
                        <w:rPr>
                          <w:color w:val="2E74B5" w:themeColor="accent1" w:themeShade="BF"/>
                          <w:sz w:val="20"/>
                          <w:szCs w:val="20"/>
                        </w:rPr>
                        <w:t xml:space="preserve">Rysunek </w:t>
                      </w:r>
                      <w:r w:rsidRPr="00B35CC6">
                        <w:rPr>
                          <w:color w:val="2E74B5" w:themeColor="accent1" w:themeShade="BF"/>
                          <w:sz w:val="20"/>
                          <w:szCs w:val="20"/>
                        </w:rPr>
                        <w:fldChar w:fldCharType="begin"/>
                      </w:r>
                      <w:r w:rsidRPr="00B35CC6">
                        <w:rPr>
                          <w:color w:val="2E74B5" w:themeColor="accent1" w:themeShade="BF"/>
                          <w:sz w:val="20"/>
                          <w:szCs w:val="20"/>
                        </w:rPr>
                        <w:instrText xml:space="preserve"> SEQ Rysunek \* ARABIC </w:instrText>
                      </w:r>
                      <w:r w:rsidRPr="00B35CC6">
                        <w:rPr>
                          <w:color w:val="2E74B5" w:themeColor="accent1" w:themeShade="BF"/>
                          <w:sz w:val="20"/>
                          <w:szCs w:val="20"/>
                        </w:rPr>
                        <w:fldChar w:fldCharType="separate"/>
                      </w:r>
                      <w:r>
                        <w:rPr>
                          <w:noProof/>
                          <w:color w:val="2E74B5" w:themeColor="accent1" w:themeShade="BF"/>
                          <w:sz w:val="20"/>
                          <w:szCs w:val="20"/>
                        </w:rPr>
                        <w:t>9</w:t>
                      </w:r>
                      <w:r w:rsidRPr="00B35CC6">
                        <w:rPr>
                          <w:color w:val="2E74B5" w:themeColor="accent1" w:themeShade="BF"/>
                          <w:sz w:val="20"/>
                          <w:szCs w:val="20"/>
                        </w:rPr>
                        <w:fldChar w:fldCharType="end"/>
                      </w:r>
                      <w:r w:rsidRPr="00B35CC6">
                        <w:rPr>
                          <w:color w:val="2E74B5" w:themeColor="accent1" w:themeShade="BF"/>
                          <w:sz w:val="20"/>
                          <w:szCs w:val="20"/>
                        </w:rPr>
                        <w:t>. Stabilizowanie się quadcoptera</w:t>
                      </w:r>
                    </w:p>
                  </w:txbxContent>
                </v:textbox>
                <w10:anchorlock/>
              </v:shape>
            </w:pict>
          </mc:Fallback>
        </mc:AlternateContent>
      </w:r>
    </w:p>
    <w:p w14:paraId="1F9F7E02" w14:textId="77777777" w:rsidR="00B35CC6" w:rsidRDefault="00B35CC6">
      <w:pPr>
        <w:spacing w:after="0"/>
        <w:jc w:val="both"/>
      </w:pPr>
      <w:r>
        <w:br w:type="page"/>
      </w:r>
    </w:p>
    <w:p w14:paraId="15DA4DA6" w14:textId="2558A352" w:rsidR="007F0425" w:rsidRDefault="00934C9E" w:rsidP="00991820">
      <w:pPr>
        <w:pStyle w:val="Nagwek1"/>
      </w:pPr>
      <w:bookmarkStart w:id="26" w:name="_Toc439954639"/>
      <w:r w:rsidRPr="00D61714">
        <w:lastRenderedPageBreak/>
        <w:t>Implementacja oprogramowania</w:t>
      </w:r>
      <w:bookmarkEnd w:id="26"/>
    </w:p>
    <w:p w14:paraId="3BD8FDBC" w14:textId="322CC96B" w:rsidR="00F04BEC" w:rsidRPr="00D61714" w:rsidRDefault="00F04BEC" w:rsidP="00F04BEC">
      <w:pPr>
        <w:pStyle w:val="Nagwek2"/>
      </w:pPr>
      <w:bookmarkStart w:id="27" w:name="_Toc439954640"/>
      <w:r w:rsidRPr="00D61714">
        <w:rPr>
          <w:shd w:val="clear" w:color="auto" w:fill="FFFFFF"/>
        </w:rPr>
        <w:t>Opis zastosowanej biblioteki</w:t>
      </w:r>
      <w:bookmarkEnd w:id="27"/>
    </w:p>
    <w:p w14:paraId="4C07DE33" w14:textId="0F82DAD8" w:rsidR="00F04BEC" w:rsidRPr="00F04BEC" w:rsidRDefault="00F04BEC" w:rsidP="00607BBA">
      <w:pPr>
        <w:pStyle w:val="Legenda"/>
        <w:suppressLineNumbers w:val="0"/>
        <w:ind w:firstLine="360"/>
        <w:jc w:val="both"/>
        <w:rPr>
          <w:rFonts w:eastAsia="Calibri"/>
          <w:i w:val="0"/>
        </w:rPr>
      </w:pPr>
      <w:r w:rsidRPr="00F04BEC">
        <w:rPr>
          <w:rFonts w:eastAsia="Calibri"/>
          <w:i w:val="0"/>
        </w:rPr>
        <w:t>W projekcie została zastosowana biblioteka Pigpio</w:t>
      </w:r>
      <w:r w:rsidR="00991820">
        <w:rPr>
          <w:rFonts w:eastAsia="Calibri"/>
          <w:i w:val="0"/>
        </w:rPr>
        <w:t>[7]</w:t>
      </w:r>
      <w:r w:rsidRPr="00F04BEC">
        <w:rPr>
          <w:rFonts w:eastAsia="Calibri"/>
          <w:i w:val="0"/>
        </w:rPr>
        <w:t>. Pigpio jest biblioteką służącą do komunikacji Raspberry Pi z innymi układami za pomocą pinów GPIO. Bibliotek posiada swoje implementacje zarówno w języku C, została zaimplementowana specjalnie na potrzeby komputerów Raspberry Pi. Posiada moduł pozwalający komunikację za pomocą języka Python oraz moduł pozwalający na komunikacja przy użyciu wiersza poleceń.</w:t>
      </w:r>
      <w:r w:rsidR="00607BBA">
        <w:rPr>
          <w:rFonts w:eastAsia="Calibri"/>
          <w:i w:val="0"/>
        </w:rPr>
        <w:t xml:space="preserve"> </w:t>
      </w:r>
      <w:r w:rsidRPr="00F04BEC">
        <w:rPr>
          <w:rFonts w:eastAsia="Calibri"/>
          <w:i w:val="0"/>
        </w:rPr>
        <w:t>Funkcjonalności biblioteki Pigpio:</w:t>
      </w:r>
    </w:p>
    <w:p w14:paraId="64E426FD" w14:textId="77777777" w:rsidR="00F04BEC" w:rsidRPr="00F04BEC" w:rsidRDefault="00F04BEC" w:rsidP="00F04BEC">
      <w:pPr>
        <w:pStyle w:val="Legenda"/>
        <w:numPr>
          <w:ilvl w:val="0"/>
          <w:numId w:val="12"/>
        </w:numPr>
        <w:suppressLineNumbers w:val="0"/>
        <w:jc w:val="both"/>
        <w:rPr>
          <w:rFonts w:eastAsia="Calibri"/>
          <w:i w:val="0"/>
        </w:rPr>
      </w:pPr>
      <w:r w:rsidRPr="00F04BEC">
        <w:rPr>
          <w:rFonts w:eastAsia="Calibri"/>
          <w:i w:val="0"/>
        </w:rPr>
        <w:t>Możliwość regulacji sygnału każdego z pinów GPIO przy użyciu PWM</w:t>
      </w:r>
    </w:p>
    <w:p w14:paraId="1FB8974C" w14:textId="77777777" w:rsidR="00F04BEC" w:rsidRPr="00F04BEC" w:rsidRDefault="00F04BEC" w:rsidP="00F04BEC">
      <w:pPr>
        <w:pStyle w:val="Legenda"/>
        <w:numPr>
          <w:ilvl w:val="0"/>
          <w:numId w:val="12"/>
        </w:numPr>
        <w:suppressLineNumbers w:val="0"/>
        <w:jc w:val="both"/>
        <w:rPr>
          <w:rFonts w:eastAsia="Calibri"/>
          <w:i w:val="0"/>
        </w:rPr>
      </w:pPr>
      <w:r w:rsidRPr="00F04BEC">
        <w:rPr>
          <w:rFonts w:eastAsia="Calibri"/>
          <w:i w:val="0"/>
        </w:rPr>
        <w:t>Próbkowanie oraz określanie znacznika czasu w przedziale pomiędzy 100000 a 1000000 razy na sekundę</w:t>
      </w:r>
    </w:p>
    <w:p w14:paraId="0790FADB" w14:textId="77777777" w:rsidR="00F04BEC" w:rsidRPr="00F04BEC" w:rsidRDefault="00F04BEC" w:rsidP="00F04BEC">
      <w:pPr>
        <w:pStyle w:val="Legenda"/>
        <w:numPr>
          <w:ilvl w:val="0"/>
          <w:numId w:val="12"/>
        </w:numPr>
        <w:suppressLineNumbers w:val="0"/>
        <w:jc w:val="both"/>
        <w:rPr>
          <w:rFonts w:eastAsia="Calibri"/>
          <w:i w:val="0"/>
        </w:rPr>
      </w:pPr>
      <w:r w:rsidRPr="00F04BEC">
        <w:rPr>
          <w:rFonts w:eastAsia="Calibri"/>
          <w:i w:val="0"/>
        </w:rPr>
        <w:t>Wywołania zwrotne, gdy zmieni się stan jednego z pinów gpio</w:t>
      </w:r>
    </w:p>
    <w:p w14:paraId="5FF45888" w14:textId="77777777" w:rsidR="00F04BEC" w:rsidRPr="00F04BEC" w:rsidRDefault="00F04BEC" w:rsidP="00F04BEC">
      <w:pPr>
        <w:pStyle w:val="Legenda"/>
        <w:numPr>
          <w:ilvl w:val="0"/>
          <w:numId w:val="12"/>
        </w:numPr>
        <w:suppressLineNumbers w:val="0"/>
        <w:jc w:val="both"/>
        <w:rPr>
          <w:rFonts w:eastAsia="Calibri"/>
          <w:i w:val="0"/>
        </w:rPr>
      </w:pPr>
      <w:r w:rsidRPr="00F04BEC">
        <w:rPr>
          <w:rFonts w:eastAsia="Calibri"/>
          <w:i w:val="0"/>
        </w:rPr>
        <w:t>Wywołania zwrotne w przedziałach czasowych</w:t>
      </w:r>
    </w:p>
    <w:p w14:paraId="3BF5435B" w14:textId="77777777" w:rsidR="00F04BEC" w:rsidRPr="00F04BEC" w:rsidRDefault="00F04BEC" w:rsidP="00F04BEC">
      <w:pPr>
        <w:pStyle w:val="Legenda"/>
        <w:numPr>
          <w:ilvl w:val="0"/>
          <w:numId w:val="12"/>
        </w:numPr>
        <w:suppressLineNumbers w:val="0"/>
        <w:jc w:val="both"/>
        <w:rPr>
          <w:rFonts w:eastAsia="Calibri"/>
          <w:i w:val="0"/>
        </w:rPr>
      </w:pPr>
      <w:r w:rsidRPr="00F04BEC">
        <w:rPr>
          <w:rFonts w:eastAsia="Calibri"/>
          <w:i w:val="0"/>
        </w:rPr>
        <w:t>Notyfikacje, gdy zmieni się stan jednego z pinów gpio</w:t>
      </w:r>
    </w:p>
    <w:p w14:paraId="4B25CDC1" w14:textId="77777777" w:rsidR="00F04BEC" w:rsidRPr="00F04BEC" w:rsidRDefault="00F04BEC" w:rsidP="00F04BEC">
      <w:pPr>
        <w:pStyle w:val="Legenda"/>
        <w:numPr>
          <w:ilvl w:val="0"/>
          <w:numId w:val="12"/>
        </w:numPr>
        <w:suppressLineNumbers w:val="0"/>
        <w:jc w:val="both"/>
        <w:rPr>
          <w:rFonts w:eastAsia="Calibri"/>
          <w:i w:val="0"/>
        </w:rPr>
      </w:pPr>
      <w:r w:rsidRPr="00F04BEC">
        <w:rPr>
          <w:rFonts w:eastAsia="Calibri"/>
          <w:i w:val="0"/>
        </w:rPr>
        <w:t>Zapis/odczyt wszystkich pinów gpio przy pomocy jednej operacji</w:t>
      </w:r>
    </w:p>
    <w:p w14:paraId="04533AD6" w14:textId="77777777" w:rsidR="00F04BEC" w:rsidRPr="00F04BEC" w:rsidRDefault="00F04BEC" w:rsidP="00F04BEC">
      <w:pPr>
        <w:pStyle w:val="Legenda"/>
        <w:numPr>
          <w:ilvl w:val="0"/>
          <w:numId w:val="12"/>
        </w:numPr>
        <w:suppressLineNumbers w:val="0"/>
        <w:jc w:val="both"/>
        <w:rPr>
          <w:rFonts w:eastAsia="Calibri"/>
          <w:i w:val="0"/>
        </w:rPr>
      </w:pPr>
      <w:r w:rsidRPr="00F04BEC">
        <w:rPr>
          <w:rFonts w:eastAsia="Calibri"/>
          <w:i w:val="0"/>
        </w:rPr>
        <w:t>Możliwość ustawienia trybu dla każdego pinu gpio osobno</w:t>
      </w:r>
    </w:p>
    <w:p w14:paraId="0804CF6E" w14:textId="77777777" w:rsidR="00F04BEC" w:rsidRPr="00F04BEC" w:rsidRDefault="00F04BEC" w:rsidP="00F04BEC">
      <w:pPr>
        <w:pStyle w:val="Legenda"/>
        <w:numPr>
          <w:ilvl w:val="0"/>
          <w:numId w:val="12"/>
        </w:numPr>
        <w:suppressLineNumbers w:val="0"/>
        <w:jc w:val="both"/>
        <w:rPr>
          <w:rFonts w:eastAsia="Calibri"/>
          <w:i w:val="0"/>
        </w:rPr>
      </w:pPr>
      <w:r w:rsidRPr="00F04BEC">
        <w:rPr>
          <w:rFonts w:eastAsia="Calibri"/>
          <w:i w:val="0"/>
        </w:rPr>
        <w:t xml:space="preserve">Konstrukcja przebiegu wyjściowego z dokładnością do milisekund </w:t>
      </w:r>
    </w:p>
    <w:p w14:paraId="3B965E77" w14:textId="77777777" w:rsidR="00F04BEC" w:rsidRPr="00F04BEC" w:rsidRDefault="00F04BEC" w:rsidP="00F04BEC">
      <w:pPr>
        <w:pStyle w:val="Legenda"/>
        <w:numPr>
          <w:ilvl w:val="0"/>
          <w:numId w:val="12"/>
        </w:numPr>
        <w:suppressLineNumbers w:val="0"/>
        <w:jc w:val="both"/>
        <w:rPr>
          <w:rFonts w:eastAsia="Calibri"/>
          <w:i w:val="0"/>
        </w:rPr>
      </w:pPr>
      <w:r w:rsidRPr="00F04BEC">
        <w:rPr>
          <w:rFonts w:eastAsia="Calibri"/>
          <w:i w:val="0"/>
        </w:rPr>
        <w:t>Podstawowa kontrola uprawnień nad pinami gpio</w:t>
      </w:r>
    </w:p>
    <w:p w14:paraId="12B2DB37" w14:textId="77777777" w:rsidR="00F04BEC" w:rsidRPr="00F04BEC" w:rsidRDefault="00F04BEC" w:rsidP="00F04BEC">
      <w:pPr>
        <w:pStyle w:val="Legenda"/>
        <w:numPr>
          <w:ilvl w:val="0"/>
          <w:numId w:val="12"/>
        </w:numPr>
        <w:suppressLineNumbers w:val="0"/>
        <w:jc w:val="both"/>
        <w:rPr>
          <w:rFonts w:eastAsia="Calibri"/>
          <w:i w:val="0"/>
        </w:rPr>
      </w:pPr>
      <w:r w:rsidRPr="00F04BEC">
        <w:rPr>
          <w:rFonts w:eastAsia="Calibri"/>
          <w:i w:val="0"/>
        </w:rPr>
        <w:t>Prosty interfejs do uruchamiania i zatrzymywania wątków</w:t>
      </w:r>
    </w:p>
    <w:p w14:paraId="72909A9A" w14:textId="77777777" w:rsidR="00F04BEC" w:rsidRPr="00F04BEC" w:rsidRDefault="00F04BEC" w:rsidP="00F04BEC">
      <w:pPr>
        <w:pStyle w:val="Legenda"/>
        <w:numPr>
          <w:ilvl w:val="0"/>
          <w:numId w:val="12"/>
        </w:numPr>
        <w:suppressLineNumbers w:val="0"/>
        <w:jc w:val="both"/>
        <w:rPr>
          <w:rFonts w:eastAsia="Calibri"/>
          <w:i w:val="0"/>
        </w:rPr>
      </w:pPr>
      <w:r w:rsidRPr="00F04BEC">
        <w:rPr>
          <w:rFonts w:eastAsia="Calibri"/>
          <w:i w:val="0"/>
        </w:rPr>
        <w:t>Obsługa I2C</w:t>
      </w:r>
    </w:p>
    <w:p w14:paraId="30880D0B" w14:textId="77777777" w:rsidR="00F04BEC" w:rsidRPr="00F04BEC" w:rsidRDefault="00F04BEC" w:rsidP="00F04BEC">
      <w:pPr>
        <w:pStyle w:val="Legenda"/>
        <w:numPr>
          <w:ilvl w:val="0"/>
          <w:numId w:val="12"/>
        </w:numPr>
        <w:suppressLineNumbers w:val="0"/>
        <w:jc w:val="both"/>
        <w:rPr>
          <w:rFonts w:eastAsia="Calibri"/>
          <w:i w:val="0"/>
        </w:rPr>
      </w:pPr>
      <w:r w:rsidRPr="00F04BEC">
        <w:rPr>
          <w:rFonts w:eastAsia="Calibri"/>
          <w:i w:val="0"/>
        </w:rPr>
        <w:t xml:space="preserve">Obsługa SPI </w:t>
      </w:r>
    </w:p>
    <w:p w14:paraId="6E6925A7" w14:textId="77777777" w:rsidR="00F04BEC" w:rsidRPr="00F04BEC" w:rsidRDefault="00F04BEC" w:rsidP="00F04BEC">
      <w:pPr>
        <w:pStyle w:val="Legenda"/>
        <w:numPr>
          <w:ilvl w:val="0"/>
          <w:numId w:val="12"/>
        </w:numPr>
        <w:suppressLineNumbers w:val="0"/>
        <w:jc w:val="both"/>
        <w:rPr>
          <w:rFonts w:eastAsia="Calibri"/>
          <w:i w:val="0"/>
        </w:rPr>
      </w:pPr>
      <w:r w:rsidRPr="00F04BEC">
        <w:rPr>
          <w:rFonts w:eastAsia="Calibri"/>
          <w:i w:val="0"/>
        </w:rPr>
        <w:t>Tworzenie i uruchamianie skryptów</w:t>
      </w:r>
    </w:p>
    <w:p w14:paraId="4D240E40" w14:textId="5527325A" w:rsidR="00F04BEC" w:rsidRPr="00F04BEC" w:rsidRDefault="00F04BEC" w:rsidP="00F04BEC">
      <w:pPr>
        <w:pStyle w:val="Legenda"/>
        <w:suppressLineNumbers w:val="0"/>
        <w:ind w:firstLine="360"/>
        <w:jc w:val="both"/>
        <w:rPr>
          <w:rFonts w:eastAsia="Calibri"/>
          <w:i w:val="0"/>
        </w:rPr>
      </w:pPr>
      <w:r w:rsidRPr="00F04BEC">
        <w:rPr>
          <w:rFonts w:eastAsia="Calibri"/>
          <w:i w:val="0"/>
        </w:rPr>
        <w:t>Pigpiod jest narzędziem, które uruchamia bibliotekę Pigpio jako demona. Po uruchomieniu działa w tle i akceptuje wszystkie polecenia z potoku i gniazd komunikacyjnych. Domyślnie nasłuchuje na porcie 8888. Program musi być uruchamiany przy każdym starcie systemu. Do</w:t>
      </w:r>
      <w:r w:rsidR="007D5562">
        <w:rPr>
          <w:rFonts w:eastAsia="Calibri"/>
          <w:i w:val="0"/>
        </w:rPr>
        <w:t> </w:t>
      </w:r>
      <w:r w:rsidRPr="00F04BEC">
        <w:rPr>
          <w:rFonts w:eastAsia="Calibri"/>
          <w:i w:val="0"/>
        </w:rPr>
        <w:t xml:space="preserve">uruchomienia wymagane są uprawnienia super użytkownika (przy pomocy polecenia „sudo pigpiod”), nie są one wymagane podczas wydawania poleceń. Do funkcji konfiguracyjnych </w:t>
      </w:r>
      <w:r w:rsidRPr="00F04BEC">
        <w:rPr>
          <w:rFonts w:eastAsia="Calibri"/>
          <w:i w:val="0"/>
        </w:rPr>
        <w:lastRenderedPageBreak/>
        <w:t>demona możemy zaliczyć: -b(częstotliwość próbkowania w</w:t>
      </w:r>
      <w:r w:rsidR="007D5562">
        <w:rPr>
          <w:rFonts w:eastAsia="Calibri"/>
          <w:i w:val="0"/>
        </w:rPr>
        <w:t xml:space="preserve"> milisekundach, wartość w </w:t>
      </w:r>
      <w:r w:rsidRPr="00F04BEC">
        <w:rPr>
          <w:rFonts w:eastAsia="Calibri"/>
          <w:i w:val="0"/>
        </w:rPr>
        <w:t>przedziale od 100 do 10000, domyślnie 120), -f(wyłącza interfejs FIFO, domyślnie interfejs jest włączony), -p (na którym porcie zostanie uruchomiony</w:t>
      </w:r>
      <w:r w:rsidR="007D5562">
        <w:rPr>
          <w:rFonts w:eastAsia="Calibri"/>
          <w:i w:val="0"/>
        </w:rPr>
        <w:t xml:space="preserve"> demon, wartość w przedziale od </w:t>
      </w:r>
      <w:r w:rsidRPr="00F04BEC">
        <w:rPr>
          <w:rFonts w:eastAsia="Calibri"/>
          <w:i w:val="0"/>
        </w:rPr>
        <w:t>1024 do 32000, domyślnie 8888).</w:t>
      </w:r>
      <w:r w:rsidR="00EF1024">
        <w:rPr>
          <w:rFonts w:eastAsia="Calibri"/>
          <w:i w:val="0"/>
        </w:rPr>
        <w:t xml:space="preserve"> </w:t>
      </w:r>
    </w:p>
    <w:p w14:paraId="2C014662" w14:textId="7EDEA421" w:rsidR="00230FB0" w:rsidRPr="00D61714" w:rsidRDefault="00D7502B" w:rsidP="00D61714">
      <w:pPr>
        <w:pStyle w:val="Nagwek2"/>
        <w:suppressLineNumbers w:val="0"/>
      </w:pPr>
      <w:bookmarkStart w:id="28" w:name="_Toc439954641"/>
      <w:r w:rsidRPr="00D61714">
        <w:t xml:space="preserve">Struktura </w:t>
      </w:r>
      <w:r w:rsidR="005012FB" w:rsidRPr="00D61714">
        <w:t xml:space="preserve">klas </w:t>
      </w:r>
      <w:r w:rsidRPr="00D61714">
        <w:t>projektu</w:t>
      </w:r>
      <w:bookmarkEnd w:id="28"/>
    </w:p>
    <w:p w14:paraId="008A6668" w14:textId="60530017" w:rsidR="00563B12" w:rsidRPr="008E2A45" w:rsidRDefault="000D1988" w:rsidP="008E2A45">
      <w:pPr>
        <w:pStyle w:val="Legenda"/>
        <w:suppressLineNumbers w:val="0"/>
        <w:jc w:val="both"/>
        <w:rPr>
          <w:rFonts w:eastAsia="Calibri"/>
          <w:i w:val="0"/>
        </w:rPr>
      </w:pPr>
      <w:r w:rsidRPr="008E2A45">
        <w:rPr>
          <w:rFonts w:eastAsia="Calibri"/>
          <w:i w:val="0"/>
        </w:rPr>
        <w:t xml:space="preserve">Na rysunku nr </w:t>
      </w:r>
      <w:r w:rsidR="00011E01" w:rsidRPr="008E2A45">
        <w:rPr>
          <w:rFonts w:eastAsia="Calibri"/>
          <w:i w:val="0"/>
        </w:rPr>
        <w:t>10</w:t>
      </w:r>
      <w:r w:rsidRPr="008E2A45">
        <w:rPr>
          <w:rFonts w:eastAsia="Calibri"/>
          <w:i w:val="0"/>
        </w:rPr>
        <w:t xml:space="preserve"> zaprezentowano </w:t>
      </w:r>
      <w:r w:rsidR="00230FB0" w:rsidRPr="008E2A45">
        <w:rPr>
          <w:rFonts w:eastAsia="Calibri"/>
          <w:i w:val="0"/>
        </w:rPr>
        <w:t>diagram klas</w:t>
      </w:r>
      <w:r w:rsidRPr="008E2A45">
        <w:rPr>
          <w:rFonts w:eastAsia="Calibri"/>
          <w:i w:val="0"/>
        </w:rPr>
        <w:t xml:space="preserve"> projektu regulatora PID. Projekt został podzielony na </w:t>
      </w:r>
      <w:r w:rsidR="00F55032" w:rsidRPr="008E2A45">
        <w:rPr>
          <w:rFonts w:eastAsia="Calibri"/>
          <w:i w:val="0"/>
        </w:rPr>
        <w:t>dziewięć</w:t>
      </w:r>
      <w:r w:rsidRPr="008E2A45">
        <w:rPr>
          <w:rFonts w:eastAsia="Calibri"/>
          <w:i w:val="0"/>
        </w:rPr>
        <w:t xml:space="preserve"> klas</w:t>
      </w:r>
      <w:r w:rsidR="00FF577F" w:rsidRPr="008E2A45">
        <w:rPr>
          <w:rFonts w:eastAsia="Calibri"/>
          <w:i w:val="0"/>
        </w:rPr>
        <w:t>:</w:t>
      </w:r>
    </w:p>
    <w:p w14:paraId="56F7A2DD" w14:textId="53DC2B5F" w:rsidR="00336EE2" w:rsidRPr="008E2A45" w:rsidRDefault="00336EE2" w:rsidP="008E2A45">
      <w:pPr>
        <w:pStyle w:val="Legenda"/>
        <w:numPr>
          <w:ilvl w:val="0"/>
          <w:numId w:val="14"/>
        </w:numPr>
        <w:suppressLineNumbers w:val="0"/>
        <w:jc w:val="both"/>
        <w:rPr>
          <w:rFonts w:eastAsia="Calibri"/>
          <w:i w:val="0"/>
        </w:rPr>
      </w:pPr>
      <w:r w:rsidRPr="008E2A45">
        <w:rPr>
          <w:rFonts w:eastAsia="Calibri"/>
          <w:i w:val="0"/>
        </w:rPr>
        <w:t xml:space="preserve">PID – klasa odpowiedzialna za obliczanie sygnału wyjściowego regulatora. </w:t>
      </w:r>
    </w:p>
    <w:p w14:paraId="684E1992" w14:textId="2291786C" w:rsidR="00336EE2" w:rsidRPr="008E2A45" w:rsidRDefault="00336EE2" w:rsidP="008E2A45">
      <w:pPr>
        <w:pStyle w:val="Legenda"/>
        <w:numPr>
          <w:ilvl w:val="0"/>
          <w:numId w:val="14"/>
        </w:numPr>
        <w:suppressLineNumbers w:val="0"/>
        <w:jc w:val="both"/>
        <w:rPr>
          <w:rFonts w:eastAsia="Calibri"/>
          <w:i w:val="0"/>
        </w:rPr>
      </w:pPr>
      <w:r w:rsidRPr="008E2A45">
        <w:rPr>
          <w:rFonts w:eastAsia="Calibri"/>
          <w:i w:val="0"/>
        </w:rPr>
        <w:t>MPU6050 – inicjalizuje MPU6050, oblicza odchylenie wykorzystując filtr komplementarny.</w:t>
      </w:r>
    </w:p>
    <w:p w14:paraId="41C57F63" w14:textId="3EFAC0E1" w:rsidR="00336EE2" w:rsidRPr="008E2A45" w:rsidRDefault="00336EE2" w:rsidP="008E2A45">
      <w:pPr>
        <w:pStyle w:val="Legenda"/>
        <w:numPr>
          <w:ilvl w:val="0"/>
          <w:numId w:val="14"/>
        </w:numPr>
        <w:suppressLineNumbers w:val="0"/>
        <w:jc w:val="both"/>
        <w:rPr>
          <w:rFonts w:eastAsia="Calibri"/>
          <w:i w:val="0"/>
        </w:rPr>
      </w:pPr>
      <w:r w:rsidRPr="008E2A45">
        <w:rPr>
          <w:rFonts w:eastAsia="Calibri"/>
          <w:i w:val="0"/>
        </w:rPr>
        <w:t>MPUData – przechowuje aktualne odchylenie z żyroskopu, akcelerometru, filtru komplementarnego.</w:t>
      </w:r>
    </w:p>
    <w:p w14:paraId="6DD928AF" w14:textId="39D9815A" w:rsidR="00336EE2" w:rsidRPr="008E2A45" w:rsidRDefault="00336EE2" w:rsidP="008E2A45">
      <w:pPr>
        <w:pStyle w:val="Legenda"/>
        <w:numPr>
          <w:ilvl w:val="0"/>
          <w:numId w:val="14"/>
        </w:numPr>
        <w:suppressLineNumbers w:val="0"/>
        <w:jc w:val="both"/>
        <w:rPr>
          <w:rFonts w:eastAsia="Calibri"/>
          <w:i w:val="0"/>
        </w:rPr>
      </w:pPr>
      <w:r w:rsidRPr="008E2A45">
        <w:rPr>
          <w:rFonts w:eastAsia="Calibri"/>
          <w:i w:val="0"/>
        </w:rPr>
        <w:t>Gyro – pobiera dane z żyroskopu i oblicza na ich podstawie odchylenie.</w:t>
      </w:r>
    </w:p>
    <w:p w14:paraId="2FE732BA" w14:textId="37284A4E" w:rsidR="00336EE2" w:rsidRPr="008E2A45" w:rsidRDefault="00336EE2" w:rsidP="008E2A45">
      <w:pPr>
        <w:pStyle w:val="Legenda"/>
        <w:numPr>
          <w:ilvl w:val="0"/>
          <w:numId w:val="14"/>
        </w:numPr>
        <w:suppressLineNumbers w:val="0"/>
        <w:jc w:val="both"/>
        <w:rPr>
          <w:rFonts w:eastAsia="Calibri"/>
          <w:i w:val="0"/>
        </w:rPr>
      </w:pPr>
      <w:r w:rsidRPr="008E2A45">
        <w:rPr>
          <w:rFonts w:eastAsia="Calibri"/>
          <w:i w:val="0"/>
        </w:rPr>
        <w:t>Accel – pobiera dane z akcelerometru i oblicza na ich podstawie odchylenie.</w:t>
      </w:r>
    </w:p>
    <w:p w14:paraId="4D119906" w14:textId="343A19D0" w:rsidR="00336EE2" w:rsidRPr="008E2A45" w:rsidRDefault="00336EE2" w:rsidP="008E2A45">
      <w:pPr>
        <w:pStyle w:val="Legenda"/>
        <w:numPr>
          <w:ilvl w:val="0"/>
          <w:numId w:val="14"/>
        </w:numPr>
        <w:suppressLineNumbers w:val="0"/>
        <w:jc w:val="both"/>
        <w:rPr>
          <w:rFonts w:eastAsia="Calibri"/>
          <w:i w:val="0"/>
        </w:rPr>
      </w:pPr>
      <w:r w:rsidRPr="008E2A45">
        <w:rPr>
          <w:rFonts w:eastAsia="Calibri"/>
          <w:i w:val="0"/>
        </w:rPr>
        <w:t>CompassHMC5883L – pobiera dane z kompasu, oblicza namiar.</w:t>
      </w:r>
    </w:p>
    <w:p w14:paraId="3AD90FA6" w14:textId="5962D1AA" w:rsidR="00336EE2" w:rsidRPr="008E2A45" w:rsidRDefault="00336EE2" w:rsidP="008E2A45">
      <w:pPr>
        <w:pStyle w:val="Legenda"/>
        <w:numPr>
          <w:ilvl w:val="0"/>
          <w:numId w:val="14"/>
        </w:numPr>
        <w:suppressLineNumbers w:val="0"/>
        <w:jc w:val="both"/>
        <w:rPr>
          <w:rFonts w:eastAsia="Calibri"/>
          <w:i w:val="0"/>
        </w:rPr>
      </w:pPr>
      <w:r w:rsidRPr="008E2A45">
        <w:rPr>
          <w:rFonts w:eastAsia="Calibri"/>
          <w:i w:val="0"/>
        </w:rPr>
        <w:t xml:space="preserve">Engine – inicjalizuje silniki, aktualizuje wartość </w:t>
      </w:r>
      <w:r w:rsidR="007D5562">
        <w:rPr>
          <w:rFonts w:eastAsia="Calibri"/>
          <w:i w:val="0"/>
        </w:rPr>
        <w:t>mocy, która jest dostarczana do </w:t>
      </w:r>
      <w:r w:rsidRPr="008E2A45">
        <w:rPr>
          <w:rFonts w:eastAsia="Calibri"/>
          <w:i w:val="0"/>
        </w:rPr>
        <w:t>silników.</w:t>
      </w:r>
    </w:p>
    <w:p w14:paraId="3A9D84AF" w14:textId="4F1381EF" w:rsidR="00646563" w:rsidRDefault="00336EE2" w:rsidP="008E2A45">
      <w:pPr>
        <w:pStyle w:val="Legenda"/>
        <w:numPr>
          <w:ilvl w:val="0"/>
          <w:numId w:val="14"/>
        </w:numPr>
        <w:suppressLineNumbers w:val="0"/>
        <w:jc w:val="both"/>
        <w:rPr>
          <w:rFonts w:eastAsia="Calibri"/>
          <w:i w:val="0"/>
        </w:rPr>
      </w:pPr>
      <w:r w:rsidRPr="008E2A45">
        <w:rPr>
          <w:rFonts w:eastAsia="Calibri"/>
          <w:i w:val="0"/>
        </w:rPr>
        <w:t xml:space="preserve">Helpers - </w:t>
      </w:r>
      <w:ins w:id="29" w:author="Łukasz" w:date="2016-01-03T23:55:00Z">
        <w:r w:rsidR="00FD7C7A" w:rsidRPr="008E2A45">
          <w:rPr>
            <w:rFonts w:eastAsia="Calibri"/>
            <w:i w:val="0"/>
          </w:rPr>
          <w:t>z</w:t>
        </w:r>
      </w:ins>
      <w:r w:rsidRPr="008E2A45">
        <w:rPr>
          <w:rFonts w:eastAsia="Calibri"/>
          <w:i w:val="0"/>
        </w:rPr>
        <w:t>awiera metody, które pomagają klasom Gyro, Accel, CompassHMC5883L</w:t>
      </w:r>
      <w:r w:rsidR="004D5FDE" w:rsidRPr="008E2A45">
        <w:rPr>
          <w:rFonts w:eastAsia="Calibri"/>
          <w:i w:val="0"/>
        </w:rPr>
        <w:t xml:space="preserve"> poprawnie</w:t>
      </w:r>
      <w:r w:rsidRPr="008E2A45">
        <w:rPr>
          <w:rFonts w:eastAsia="Calibri"/>
          <w:i w:val="0"/>
        </w:rPr>
        <w:t xml:space="preserve"> odczytać dane z modułu GY-86</w:t>
      </w:r>
      <w:r w:rsidR="004D5FDE" w:rsidRPr="008E2A45">
        <w:rPr>
          <w:rFonts w:eastAsia="Calibri"/>
          <w:i w:val="0"/>
        </w:rPr>
        <w:t>.</w:t>
      </w:r>
      <w:r w:rsidR="00646563" w:rsidRPr="00646563">
        <w:rPr>
          <w:rFonts w:eastAsia="Calibri"/>
          <w:i w:val="0"/>
        </w:rPr>
        <w:t xml:space="preserve"> </w:t>
      </w:r>
    </w:p>
    <w:p w14:paraId="773EE75F" w14:textId="2367455C" w:rsidR="00336EE2" w:rsidRPr="008E2A45" w:rsidRDefault="00646563" w:rsidP="00646563">
      <w:pPr>
        <w:pStyle w:val="Legenda"/>
        <w:suppressLineNumbers w:val="0"/>
        <w:rPr>
          <w:rFonts w:eastAsia="Calibri"/>
          <w:i w:val="0"/>
        </w:rPr>
      </w:pPr>
      <w:r w:rsidRPr="008E2A45">
        <w:rPr>
          <w:rFonts w:eastAsia="Calibri"/>
          <w:i w:val="0"/>
          <w:noProof/>
        </w:rPr>
        <w:lastRenderedPageBreak/>
        <w:drawing>
          <wp:inline distT="0" distB="0" distL="0" distR="0" wp14:anchorId="0ECFB4E7" wp14:editId="34F65287">
            <wp:extent cx="5760085" cy="411656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760085" cy="4116566"/>
                    </a:xfrm>
                    <a:prstGeom prst="rect">
                      <a:avLst/>
                    </a:prstGeom>
                  </pic:spPr>
                </pic:pic>
              </a:graphicData>
            </a:graphic>
          </wp:inline>
        </w:drawing>
      </w:r>
      <w:r w:rsidRPr="008E2A45">
        <w:rPr>
          <w:rFonts w:eastAsia="Calibri"/>
          <w:i w:val="0"/>
          <w:noProof/>
        </w:rPr>
        <mc:AlternateContent>
          <mc:Choice Requires="wps">
            <w:drawing>
              <wp:inline distT="0" distB="0" distL="0" distR="0" wp14:anchorId="4BDCA98C" wp14:editId="0B7D2C72">
                <wp:extent cx="5760085" cy="371475"/>
                <wp:effectExtent l="0" t="0" r="0" b="9525"/>
                <wp:docPr id="27" name="Text Box 27"/>
                <wp:cNvGraphicFramePr/>
                <a:graphic xmlns:a="http://schemas.openxmlformats.org/drawingml/2006/main">
                  <a:graphicData uri="http://schemas.microsoft.com/office/word/2010/wordprocessingShape">
                    <wps:wsp>
                      <wps:cNvSpPr txBox="1"/>
                      <wps:spPr>
                        <a:xfrm>
                          <a:off x="0" y="0"/>
                          <a:ext cx="5760085" cy="371475"/>
                        </a:xfrm>
                        <a:prstGeom prst="rect">
                          <a:avLst/>
                        </a:prstGeom>
                        <a:solidFill>
                          <a:prstClr val="white"/>
                        </a:solidFill>
                        <a:ln>
                          <a:noFill/>
                        </a:ln>
                        <a:effectLst/>
                      </wps:spPr>
                      <wps:txbx>
                        <w:txbxContent>
                          <w:p w14:paraId="00ADB78D" w14:textId="77777777" w:rsidR="007D5562" w:rsidRPr="00646563" w:rsidRDefault="007D5562" w:rsidP="00646563">
                            <w:pPr>
                              <w:pStyle w:val="Legenda"/>
                              <w:jc w:val="center"/>
                              <w:rPr>
                                <w:rFonts w:cs="Times New Roman"/>
                                <w:noProof/>
                                <w:color w:val="2E74B5" w:themeColor="accent1" w:themeShade="BF"/>
                                <w:sz w:val="20"/>
                                <w:szCs w:val="20"/>
                              </w:rPr>
                            </w:pPr>
                            <w:r w:rsidRPr="00646563">
                              <w:rPr>
                                <w:color w:val="2E74B5" w:themeColor="accent1" w:themeShade="BF"/>
                                <w:sz w:val="20"/>
                                <w:szCs w:val="20"/>
                              </w:rPr>
                              <w:t xml:space="preserve">Rysunek </w:t>
                            </w:r>
                            <w:r w:rsidRPr="00646563">
                              <w:rPr>
                                <w:color w:val="2E74B5" w:themeColor="accent1" w:themeShade="BF"/>
                                <w:sz w:val="20"/>
                                <w:szCs w:val="20"/>
                              </w:rPr>
                              <w:fldChar w:fldCharType="begin"/>
                            </w:r>
                            <w:r w:rsidRPr="00646563">
                              <w:rPr>
                                <w:color w:val="2E74B5" w:themeColor="accent1" w:themeShade="BF"/>
                                <w:sz w:val="20"/>
                                <w:szCs w:val="20"/>
                              </w:rPr>
                              <w:instrText xml:space="preserve"> SEQ Rysunek \* ARABIC </w:instrText>
                            </w:r>
                            <w:r w:rsidRPr="00646563">
                              <w:rPr>
                                <w:color w:val="2E74B5" w:themeColor="accent1" w:themeShade="BF"/>
                                <w:sz w:val="20"/>
                                <w:szCs w:val="20"/>
                              </w:rPr>
                              <w:fldChar w:fldCharType="separate"/>
                            </w:r>
                            <w:r>
                              <w:rPr>
                                <w:noProof/>
                                <w:color w:val="2E74B5" w:themeColor="accent1" w:themeShade="BF"/>
                                <w:sz w:val="20"/>
                                <w:szCs w:val="20"/>
                              </w:rPr>
                              <w:t>10</w:t>
                            </w:r>
                            <w:r w:rsidRPr="00646563">
                              <w:rPr>
                                <w:color w:val="2E74B5" w:themeColor="accent1" w:themeShade="BF"/>
                                <w:sz w:val="20"/>
                                <w:szCs w:val="20"/>
                              </w:rPr>
                              <w:fldChar w:fldCharType="end"/>
                            </w:r>
                            <w:r w:rsidRPr="00646563">
                              <w:rPr>
                                <w:color w:val="2E74B5" w:themeColor="accent1" w:themeShade="BF"/>
                                <w:sz w:val="20"/>
                                <w:szCs w:val="20"/>
                              </w:rPr>
                              <w:t>. Diagram klas projektu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BDCA98C" id="Text Box 27" o:spid="_x0000_s1034" type="#_x0000_t202" style="width:453.55pt;height:2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" stroked="f">
                <v:textbox style="mso-fit-shape-to-text:t" inset="0,0,0,0">
                  <w:txbxContent>
                    <w:p w14:paraId="00ADB78D" w14:textId="77777777" w:rsidR="007D5562" w:rsidRPr="00646563" w:rsidRDefault="007D5562" w:rsidP="00646563">
                      <w:pPr>
                        <w:pStyle w:val="Caption"/>
                        <w:jc w:val="center"/>
                        <w:rPr>
                          <w:rFonts w:cs="Times New Roman"/>
                          <w:noProof/>
                          <w:color w:val="2E74B5" w:themeColor="accent1" w:themeShade="BF"/>
                          <w:sz w:val="20"/>
                          <w:szCs w:val="20"/>
                        </w:rPr>
                      </w:pPr>
                      <w:r w:rsidRPr="00646563">
                        <w:rPr>
                          <w:color w:val="2E74B5" w:themeColor="accent1" w:themeShade="BF"/>
                          <w:sz w:val="20"/>
                          <w:szCs w:val="20"/>
                        </w:rPr>
                        <w:t xml:space="preserve">Rysunek </w:t>
                      </w:r>
                      <w:r w:rsidRPr="00646563">
                        <w:rPr>
                          <w:color w:val="2E74B5" w:themeColor="accent1" w:themeShade="BF"/>
                          <w:sz w:val="20"/>
                          <w:szCs w:val="20"/>
                        </w:rPr>
                        <w:fldChar w:fldCharType="begin"/>
                      </w:r>
                      <w:r w:rsidRPr="00646563">
                        <w:rPr>
                          <w:color w:val="2E74B5" w:themeColor="accent1" w:themeShade="BF"/>
                          <w:sz w:val="20"/>
                          <w:szCs w:val="20"/>
                        </w:rPr>
                        <w:instrText xml:space="preserve"> SEQ Rysunek \* ARABIC </w:instrText>
                      </w:r>
                      <w:r w:rsidRPr="00646563">
                        <w:rPr>
                          <w:color w:val="2E74B5" w:themeColor="accent1" w:themeShade="BF"/>
                          <w:sz w:val="20"/>
                          <w:szCs w:val="20"/>
                        </w:rPr>
                        <w:fldChar w:fldCharType="separate"/>
                      </w:r>
                      <w:r>
                        <w:rPr>
                          <w:noProof/>
                          <w:color w:val="2E74B5" w:themeColor="accent1" w:themeShade="BF"/>
                          <w:sz w:val="20"/>
                          <w:szCs w:val="20"/>
                        </w:rPr>
                        <w:t>10</w:t>
                      </w:r>
                      <w:r w:rsidRPr="00646563">
                        <w:rPr>
                          <w:color w:val="2E74B5" w:themeColor="accent1" w:themeShade="BF"/>
                          <w:sz w:val="20"/>
                          <w:szCs w:val="20"/>
                        </w:rPr>
                        <w:fldChar w:fldCharType="end"/>
                      </w:r>
                      <w:r w:rsidRPr="00646563">
                        <w:rPr>
                          <w:color w:val="2E74B5" w:themeColor="accent1" w:themeShade="BF"/>
                          <w:sz w:val="20"/>
                          <w:szCs w:val="20"/>
                        </w:rPr>
                        <w:t>. Diagram klas projektu</w:t>
                      </w:r>
                    </w:p>
                  </w:txbxContent>
                </v:textbox>
                <w10:anchorlock/>
              </v:shape>
            </w:pict>
          </mc:Fallback>
        </mc:AlternateContent>
      </w:r>
    </w:p>
    <w:p w14:paraId="3E04DC6A" w14:textId="00CCD6FA" w:rsidR="00BF22C4" w:rsidRPr="00D61714" w:rsidRDefault="00D7502B" w:rsidP="00D61714">
      <w:pPr>
        <w:pStyle w:val="Nagwek2"/>
        <w:suppressLineNumbers w:val="0"/>
      </w:pPr>
      <w:bookmarkStart w:id="30" w:name="_Toc439954642"/>
      <w:r w:rsidRPr="00D61714">
        <w:t>Implementacja odczytu danych z żyroskopu oraz akcelerometru</w:t>
      </w:r>
      <w:bookmarkEnd w:id="30"/>
    </w:p>
    <w:p w14:paraId="11386CC0" w14:textId="411CB69C" w:rsidR="002F17E2" w:rsidRPr="008E2A45" w:rsidRDefault="00274C6C" w:rsidP="008E2A45">
      <w:pPr>
        <w:pStyle w:val="Legenda"/>
        <w:suppressLineNumbers w:val="0"/>
        <w:jc w:val="both"/>
        <w:rPr>
          <w:rFonts w:eastAsia="Calibri"/>
          <w:i w:val="0"/>
        </w:rPr>
      </w:pPr>
      <w:r w:rsidRPr="008E2A45">
        <w:rPr>
          <w:rFonts w:eastAsia="Calibri"/>
          <w:i w:val="0"/>
        </w:rPr>
        <w:t xml:space="preserve">Poniżej zostały przedstawione metody klas odpowiedzialnych za komunikację z żyroskopem </w:t>
      </w:r>
      <w:r w:rsidR="008E7BD6" w:rsidRPr="008E2A45">
        <w:rPr>
          <w:rFonts w:eastAsia="Calibri"/>
          <w:i w:val="0"/>
        </w:rPr>
        <w:br/>
      </w:r>
      <w:r w:rsidRPr="008E2A45">
        <w:rPr>
          <w:rFonts w:eastAsia="Calibri"/>
          <w:i w:val="0"/>
        </w:rPr>
        <w:t>i akcelerometrem. Głównym zadaniem klas jest kalibracja i pobieranie danych z urządzeń.</w:t>
      </w:r>
    </w:p>
    <w:p w14:paraId="6CAC9E62" w14:textId="77777777" w:rsidR="00646563" w:rsidRPr="00EF5D02" w:rsidRDefault="00100CE6" w:rsidP="00EF5D02">
      <w:pPr>
        <w:pStyle w:val="Legenda"/>
        <w:suppressLineNumbers w:val="0"/>
        <w:jc w:val="both"/>
        <w:rPr>
          <w:i w:val="0"/>
          <w:color w:val="auto"/>
        </w:rPr>
      </w:pPr>
      <w:r w:rsidRPr="00EF5D02">
        <w:rPr>
          <w:i w:val="0"/>
          <w:noProof/>
          <w:color w:val="auto"/>
        </w:rPr>
        <w:lastRenderedPageBreak/>
        <mc:AlternateContent>
          <mc:Choice Requires="wps">
            <w:drawing>
              <wp:inline distT="0" distB="0" distL="0" distR="0" wp14:anchorId="1182CEC7" wp14:editId="098B4B98">
                <wp:extent cx="6019800" cy="3409950"/>
                <wp:effectExtent l="0" t="0" r="19050"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3409950"/>
                        </a:xfrm>
                        <a:prstGeom prst="rect">
                          <a:avLst/>
                        </a:prstGeom>
                        <a:solidFill>
                          <a:srgbClr val="FFFFFF"/>
                        </a:solidFill>
                        <a:ln w="9525">
                          <a:solidFill>
                            <a:schemeClr val="bg2">
                              <a:lumMod val="90000"/>
                            </a:schemeClr>
                          </a:solidFill>
                          <a:miter lim="800000"/>
                          <a:headEnd/>
                          <a:tailEnd/>
                        </a:ln>
                      </wps:spPr>
                      <wps:txbx>
                        <w:txbxContent>
                          <w:p w14:paraId="0532E144" w14:textId="3CFCDAB5"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 void Gyro::calibrate()</w:t>
                            </w:r>
                          </w:p>
                          <w:p w14:paraId="0BF88F20"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 {</w:t>
                            </w:r>
                          </w:p>
                          <w:p w14:paraId="5997728D"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3     cout &lt;&lt; "Gyro calibration..." &lt;&lt; endl;</w:t>
                            </w:r>
                          </w:p>
                          <w:p w14:paraId="22126058"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4 </w:t>
                            </w:r>
                          </w:p>
                          <w:p w14:paraId="3606D0A2"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5     double tmp_x = 0;</w:t>
                            </w:r>
                          </w:p>
                          <w:p w14:paraId="3E7EA753"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6     double tmp_y = 0;</w:t>
                            </w:r>
                          </w:p>
                          <w:p w14:paraId="1BE5F824"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7     double tmp_z = 0;</w:t>
                            </w:r>
                          </w:p>
                          <w:p w14:paraId="606D4083"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8 </w:t>
                            </w:r>
                          </w:p>
                          <w:p w14:paraId="5A50CDB6"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9     int count = 200;</w:t>
                            </w:r>
                          </w:p>
                          <w:p w14:paraId="68F09D13"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10     for (int i = 0; i &lt; count; ++i)</w:t>
                            </w:r>
                          </w:p>
                          <w:p w14:paraId="71C6D98F"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11     {</w:t>
                            </w:r>
                          </w:p>
                          <w:p w14:paraId="74954638"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12         tmp_x += i2cReadWord(_handle, _address.GYRO_XOUT);</w:t>
                            </w:r>
                          </w:p>
                          <w:p w14:paraId="1DB3DB8A"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13         tmp_y += i2cReadWord(_handle, _address.GYRO_YOUT);</w:t>
                            </w:r>
                          </w:p>
                          <w:p w14:paraId="17FA0717"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14         tmp_z += i2cReadWord(_handle, _address.GYRO_ZOUT);</w:t>
                            </w:r>
                          </w:p>
                          <w:p w14:paraId="6DEEBB8B"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15         gpioDelay(10000);</w:t>
                            </w:r>
                          </w:p>
                          <w:p w14:paraId="7A9DBA8E"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16     }</w:t>
                            </w:r>
                          </w:p>
                          <w:p w14:paraId="6357CB9E" w14:textId="77777777" w:rsidR="007D5562" w:rsidRDefault="007D5562" w:rsidP="00334C35">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17 </w:t>
                            </w:r>
                          </w:p>
                          <w:p w14:paraId="048B2F7B" w14:textId="3A2B5406" w:rsidR="007D5562" w:rsidRPr="00AF1977" w:rsidRDefault="007D5562" w:rsidP="00334C35">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18     this-&gt;_xRawOffset = tmp_x / count;</w:t>
                            </w:r>
                          </w:p>
                          <w:p w14:paraId="6AA93D40" w14:textId="77777777" w:rsidR="007D5562" w:rsidRPr="00AF1977" w:rsidRDefault="007D5562" w:rsidP="00334C35">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19     this-&gt;_yRawOffset = tmp_y / count;</w:t>
                            </w:r>
                          </w:p>
                          <w:p w14:paraId="799FA999" w14:textId="77777777" w:rsidR="007D5562" w:rsidRPr="00AF1977" w:rsidRDefault="007D5562" w:rsidP="00334C35">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20     this-&gt;_zRawOffset = tmp_z / count;</w:t>
                            </w:r>
                          </w:p>
                          <w:p w14:paraId="7D3A3B41" w14:textId="77777777" w:rsidR="007D5562" w:rsidRPr="00201FEA" w:rsidRDefault="007D5562" w:rsidP="00334C35">
                            <w:pPr>
                              <w:pStyle w:val="Legenda"/>
                              <w:spacing w:before="0" w:after="0" w:line="240" w:lineRule="auto"/>
                              <w:rPr>
                                <w:rFonts w:ascii="Courier New" w:hAnsi="Courier New" w:cs="Courier New"/>
                                <w:color w:val="auto"/>
                                <w:sz w:val="20"/>
                                <w:szCs w:val="20"/>
                                <w:lang w:val="en-US"/>
                              </w:rPr>
                            </w:pPr>
                            <w:r w:rsidRPr="00201FEA">
                              <w:rPr>
                                <w:rFonts w:ascii="Courier New" w:hAnsi="Courier New" w:cs="Courier New"/>
                                <w:color w:val="auto"/>
                                <w:sz w:val="20"/>
                                <w:szCs w:val="20"/>
                                <w:lang w:val="en-US"/>
                              </w:rPr>
                              <w:t xml:space="preserve">21 </w:t>
                            </w:r>
                          </w:p>
                          <w:p w14:paraId="3E002360" w14:textId="77777777" w:rsidR="007D5562" w:rsidRPr="00201FEA" w:rsidRDefault="007D5562" w:rsidP="00334C35">
                            <w:pPr>
                              <w:pStyle w:val="Legenda"/>
                              <w:spacing w:before="0" w:after="0" w:line="240" w:lineRule="auto"/>
                              <w:rPr>
                                <w:rFonts w:ascii="Courier New" w:hAnsi="Courier New" w:cs="Courier New"/>
                                <w:color w:val="auto"/>
                                <w:sz w:val="20"/>
                                <w:szCs w:val="20"/>
                                <w:lang w:val="en-US"/>
                              </w:rPr>
                            </w:pPr>
                            <w:r w:rsidRPr="00201FEA">
                              <w:rPr>
                                <w:rFonts w:ascii="Courier New" w:hAnsi="Courier New" w:cs="Courier New"/>
                                <w:color w:val="auto"/>
                                <w:sz w:val="20"/>
                                <w:szCs w:val="20"/>
                                <w:lang w:val="en-US"/>
                              </w:rPr>
                              <w:t>22     cout &lt;&lt; "Gyro calibrated!" &lt;&lt; endl;</w:t>
                            </w:r>
                          </w:p>
                          <w:p w14:paraId="2659EFF8" w14:textId="77777777" w:rsidR="007D5562" w:rsidRPr="00201FEA" w:rsidRDefault="007D5562" w:rsidP="00334C35">
                            <w:pPr>
                              <w:pStyle w:val="Legenda"/>
                              <w:spacing w:before="0" w:after="0" w:line="240" w:lineRule="auto"/>
                              <w:rPr>
                                <w:rFonts w:ascii="Courier New" w:hAnsi="Courier New" w:cs="Courier New"/>
                                <w:color w:val="auto"/>
                                <w:sz w:val="20"/>
                                <w:szCs w:val="20"/>
                                <w:lang w:val="en-US"/>
                              </w:rPr>
                            </w:pPr>
                            <w:r w:rsidRPr="00201FEA">
                              <w:rPr>
                                <w:rFonts w:ascii="Courier New" w:hAnsi="Courier New" w:cs="Courier New"/>
                                <w:color w:val="auto"/>
                                <w:sz w:val="20"/>
                                <w:szCs w:val="20"/>
                                <w:lang w:val="en-US"/>
                              </w:rPr>
                              <w:t>23 }</w:t>
                            </w:r>
                          </w:p>
                          <w:p w14:paraId="100ACB8E"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p>
                          <w:p w14:paraId="6452E00C" w14:textId="15AA2FEA" w:rsidR="007D5562" w:rsidRPr="00100CE6" w:rsidRDefault="007D5562" w:rsidP="00100CE6">
                            <w:pPr>
                              <w:jc w:val="center"/>
                              <w:rPr>
                                <w:lang w:val="en-US"/>
                              </w:rPr>
                            </w:pPr>
                          </w:p>
                        </w:txbxContent>
                      </wps:txbx>
                      <wps:bodyPr rot="0" vert="horz" wrap="square" lIns="91440" tIns="45720" rIns="91440" bIns="45720" anchor="t" anchorCtr="0">
                        <a:noAutofit/>
                      </wps:bodyPr>
                    </wps:wsp>
                  </a:graphicData>
                </a:graphic>
              </wp:inline>
            </w:drawing>
          </mc:Choice>
          <mc:Fallback>
            <w:pict>
              <v:shape w14:anchorId="1182CEC7" id="Text Box 2" o:spid="_x0000_s1035" type="#_x0000_t202" style="width:474pt;height:2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" strokecolor="#cfcdcd [2894]">
                <v:textbox>
                  <w:txbxContent>
                    <w:p w14:paraId="0532E144" w14:textId="3CFCDAB5"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 void Gyro::</w:t>
                      </w:r>
                      <w:proofErr w:type="gramStart"/>
                      <w:r w:rsidRPr="00AF1977">
                        <w:rPr>
                          <w:rFonts w:ascii="Courier New" w:hAnsi="Courier New" w:cs="Courier New"/>
                          <w:color w:val="auto"/>
                          <w:sz w:val="20"/>
                          <w:szCs w:val="20"/>
                          <w:lang w:val="en-US"/>
                        </w:rPr>
                        <w:t>calibrate()</w:t>
                      </w:r>
                      <w:proofErr w:type="gramEnd"/>
                    </w:p>
                    <w:p w14:paraId="0BF88F20"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 {</w:t>
                      </w:r>
                    </w:p>
                    <w:p w14:paraId="5997728D"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     </w:t>
                      </w:r>
                      <w:proofErr w:type="spellStart"/>
                      <w:r w:rsidRPr="00AF1977">
                        <w:rPr>
                          <w:rFonts w:ascii="Courier New" w:hAnsi="Courier New" w:cs="Courier New"/>
                          <w:color w:val="auto"/>
                          <w:sz w:val="20"/>
                          <w:szCs w:val="20"/>
                          <w:lang w:val="en-US"/>
                        </w:rPr>
                        <w:t>cout</w:t>
                      </w:r>
                      <w:proofErr w:type="spellEnd"/>
                      <w:r w:rsidRPr="00AF1977">
                        <w:rPr>
                          <w:rFonts w:ascii="Courier New" w:hAnsi="Courier New" w:cs="Courier New"/>
                          <w:color w:val="auto"/>
                          <w:sz w:val="20"/>
                          <w:szCs w:val="20"/>
                          <w:lang w:val="en-US"/>
                        </w:rPr>
                        <w:t xml:space="preserve"> &lt;&lt; "Gyro calibration..." &lt;&lt; </w:t>
                      </w:r>
                      <w:proofErr w:type="spellStart"/>
                      <w:r w:rsidRPr="00AF1977">
                        <w:rPr>
                          <w:rFonts w:ascii="Courier New" w:hAnsi="Courier New" w:cs="Courier New"/>
                          <w:color w:val="auto"/>
                          <w:sz w:val="20"/>
                          <w:szCs w:val="20"/>
                          <w:lang w:val="en-US"/>
                        </w:rPr>
                        <w:t>endl</w:t>
                      </w:r>
                      <w:proofErr w:type="spellEnd"/>
                      <w:r w:rsidRPr="00AF1977">
                        <w:rPr>
                          <w:rFonts w:ascii="Courier New" w:hAnsi="Courier New" w:cs="Courier New"/>
                          <w:color w:val="auto"/>
                          <w:sz w:val="20"/>
                          <w:szCs w:val="20"/>
                          <w:lang w:val="en-US"/>
                        </w:rPr>
                        <w:t>;</w:t>
                      </w:r>
                    </w:p>
                    <w:p w14:paraId="22126058"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4 </w:t>
                      </w:r>
                    </w:p>
                    <w:p w14:paraId="3606D0A2"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5     double </w:t>
                      </w:r>
                      <w:proofErr w:type="spellStart"/>
                      <w:r w:rsidRPr="00AF1977">
                        <w:rPr>
                          <w:rFonts w:ascii="Courier New" w:hAnsi="Courier New" w:cs="Courier New"/>
                          <w:color w:val="auto"/>
                          <w:sz w:val="20"/>
                          <w:szCs w:val="20"/>
                          <w:lang w:val="en-US"/>
                        </w:rPr>
                        <w:t>tmp_x</w:t>
                      </w:r>
                      <w:proofErr w:type="spellEnd"/>
                      <w:r w:rsidRPr="00AF1977">
                        <w:rPr>
                          <w:rFonts w:ascii="Courier New" w:hAnsi="Courier New" w:cs="Courier New"/>
                          <w:color w:val="auto"/>
                          <w:sz w:val="20"/>
                          <w:szCs w:val="20"/>
                          <w:lang w:val="en-US"/>
                        </w:rPr>
                        <w:t xml:space="preserve"> = 0;</w:t>
                      </w:r>
                    </w:p>
                    <w:p w14:paraId="3E7EA753"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6     double </w:t>
                      </w:r>
                      <w:proofErr w:type="spellStart"/>
                      <w:r w:rsidRPr="00AF1977">
                        <w:rPr>
                          <w:rFonts w:ascii="Courier New" w:hAnsi="Courier New" w:cs="Courier New"/>
                          <w:color w:val="auto"/>
                          <w:sz w:val="20"/>
                          <w:szCs w:val="20"/>
                          <w:lang w:val="en-US"/>
                        </w:rPr>
                        <w:t>tmp_y</w:t>
                      </w:r>
                      <w:proofErr w:type="spellEnd"/>
                      <w:r w:rsidRPr="00AF1977">
                        <w:rPr>
                          <w:rFonts w:ascii="Courier New" w:hAnsi="Courier New" w:cs="Courier New"/>
                          <w:color w:val="auto"/>
                          <w:sz w:val="20"/>
                          <w:szCs w:val="20"/>
                          <w:lang w:val="en-US"/>
                        </w:rPr>
                        <w:t xml:space="preserve"> = 0;</w:t>
                      </w:r>
                    </w:p>
                    <w:p w14:paraId="1BE5F824"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7     double </w:t>
                      </w:r>
                      <w:proofErr w:type="spellStart"/>
                      <w:r w:rsidRPr="00AF1977">
                        <w:rPr>
                          <w:rFonts w:ascii="Courier New" w:hAnsi="Courier New" w:cs="Courier New"/>
                          <w:color w:val="auto"/>
                          <w:sz w:val="20"/>
                          <w:szCs w:val="20"/>
                          <w:lang w:val="en-US"/>
                        </w:rPr>
                        <w:t>tmp_z</w:t>
                      </w:r>
                      <w:proofErr w:type="spellEnd"/>
                      <w:r w:rsidRPr="00AF1977">
                        <w:rPr>
                          <w:rFonts w:ascii="Courier New" w:hAnsi="Courier New" w:cs="Courier New"/>
                          <w:color w:val="auto"/>
                          <w:sz w:val="20"/>
                          <w:szCs w:val="20"/>
                          <w:lang w:val="en-US"/>
                        </w:rPr>
                        <w:t xml:space="preserve"> = 0;</w:t>
                      </w:r>
                    </w:p>
                    <w:p w14:paraId="606D4083"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8 </w:t>
                      </w:r>
                    </w:p>
                    <w:p w14:paraId="5A50CDB6"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9     </w:t>
                      </w:r>
                      <w:proofErr w:type="spellStart"/>
                      <w:r w:rsidRPr="00AF1977">
                        <w:rPr>
                          <w:rFonts w:ascii="Courier New" w:hAnsi="Courier New" w:cs="Courier New"/>
                          <w:color w:val="auto"/>
                          <w:sz w:val="20"/>
                          <w:szCs w:val="20"/>
                          <w:lang w:val="en-US"/>
                        </w:rPr>
                        <w:t>int</w:t>
                      </w:r>
                      <w:proofErr w:type="spellEnd"/>
                      <w:r w:rsidRPr="00AF1977">
                        <w:rPr>
                          <w:rFonts w:ascii="Courier New" w:hAnsi="Courier New" w:cs="Courier New"/>
                          <w:color w:val="auto"/>
                          <w:sz w:val="20"/>
                          <w:szCs w:val="20"/>
                          <w:lang w:val="en-US"/>
                        </w:rPr>
                        <w:t xml:space="preserve"> count = 200;</w:t>
                      </w:r>
                    </w:p>
                    <w:p w14:paraId="68F09D13"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10     for (</w:t>
                      </w:r>
                      <w:proofErr w:type="spellStart"/>
                      <w:r w:rsidRPr="00AF1977">
                        <w:rPr>
                          <w:rFonts w:ascii="Courier New" w:hAnsi="Courier New" w:cs="Courier New"/>
                          <w:color w:val="auto"/>
                          <w:sz w:val="20"/>
                          <w:szCs w:val="20"/>
                          <w:lang w:val="en-US"/>
                        </w:rPr>
                        <w:t>int</w:t>
                      </w:r>
                      <w:proofErr w:type="spellEnd"/>
                      <w:r w:rsidRPr="00AF1977">
                        <w:rPr>
                          <w:rFonts w:ascii="Courier New" w:hAnsi="Courier New" w:cs="Courier New"/>
                          <w:color w:val="auto"/>
                          <w:sz w:val="20"/>
                          <w:szCs w:val="20"/>
                          <w:lang w:val="en-US"/>
                        </w:rPr>
                        <w:t xml:space="preserve"> i = 0; i &lt; count; ++i)</w:t>
                      </w:r>
                    </w:p>
                    <w:p w14:paraId="71C6D98F"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11     {</w:t>
                      </w:r>
                    </w:p>
                    <w:p w14:paraId="74954638"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12         </w:t>
                      </w:r>
                      <w:proofErr w:type="spellStart"/>
                      <w:r w:rsidRPr="00AF1977">
                        <w:rPr>
                          <w:rFonts w:ascii="Courier New" w:hAnsi="Courier New" w:cs="Courier New"/>
                          <w:color w:val="auto"/>
                          <w:sz w:val="20"/>
                          <w:szCs w:val="20"/>
                          <w:lang w:val="en-US"/>
                        </w:rPr>
                        <w:t>tmp_x</w:t>
                      </w:r>
                      <w:proofErr w:type="spellEnd"/>
                      <w:r w:rsidRPr="00AF1977">
                        <w:rPr>
                          <w:rFonts w:ascii="Courier New" w:hAnsi="Courier New" w:cs="Courier New"/>
                          <w:color w:val="auto"/>
                          <w:sz w:val="20"/>
                          <w:szCs w:val="20"/>
                          <w:lang w:val="en-US"/>
                        </w:rPr>
                        <w:t xml:space="preserve"> += </w:t>
                      </w:r>
                      <w:proofErr w:type="gramStart"/>
                      <w:r w:rsidRPr="00AF1977">
                        <w:rPr>
                          <w:rFonts w:ascii="Courier New" w:hAnsi="Courier New" w:cs="Courier New"/>
                          <w:color w:val="auto"/>
                          <w:sz w:val="20"/>
                          <w:szCs w:val="20"/>
                          <w:lang w:val="en-US"/>
                        </w:rPr>
                        <w:t>i2cReadWord(</w:t>
                      </w:r>
                      <w:proofErr w:type="gramEnd"/>
                      <w:r w:rsidRPr="00AF1977">
                        <w:rPr>
                          <w:rFonts w:ascii="Courier New" w:hAnsi="Courier New" w:cs="Courier New"/>
                          <w:color w:val="auto"/>
                          <w:sz w:val="20"/>
                          <w:szCs w:val="20"/>
                          <w:lang w:val="en-US"/>
                        </w:rPr>
                        <w:t>_handle, _</w:t>
                      </w:r>
                      <w:proofErr w:type="spellStart"/>
                      <w:r w:rsidRPr="00AF1977">
                        <w:rPr>
                          <w:rFonts w:ascii="Courier New" w:hAnsi="Courier New" w:cs="Courier New"/>
                          <w:color w:val="auto"/>
                          <w:sz w:val="20"/>
                          <w:szCs w:val="20"/>
                          <w:lang w:val="en-US"/>
                        </w:rPr>
                        <w:t>address.GYRO_XOUT</w:t>
                      </w:r>
                      <w:proofErr w:type="spellEnd"/>
                      <w:r w:rsidRPr="00AF1977">
                        <w:rPr>
                          <w:rFonts w:ascii="Courier New" w:hAnsi="Courier New" w:cs="Courier New"/>
                          <w:color w:val="auto"/>
                          <w:sz w:val="20"/>
                          <w:szCs w:val="20"/>
                          <w:lang w:val="en-US"/>
                        </w:rPr>
                        <w:t>);</w:t>
                      </w:r>
                    </w:p>
                    <w:p w14:paraId="1DB3DB8A"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13         </w:t>
                      </w:r>
                      <w:proofErr w:type="spellStart"/>
                      <w:r w:rsidRPr="00AF1977">
                        <w:rPr>
                          <w:rFonts w:ascii="Courier New" w:hAnsi="Courier New" w:cs="Courier New"/>
                          <w:color w:val="auto"/>
                          <w:sz w:val="20"/>
                          <w:szCs w:val="20"/>
                          <w:lang w:val="en-US"/>
                        </w:rPr>
                        <w:t>tmp_y</w:t>
                      </w:r>
                      <w:proofErr w:type="spellEnd"/>
                      <w:r w:rsidRPr="00AF1977">
                        <w:rPr>
                          <w:rFonts w:ascii="Courier New" w:hAnsi="Courier New" w:cs="Courier New"/>
                          <w:color w:val="auto"/>
                          <w:sz w:val="20"/>
                          <w:szCs w:val="20"/>
                          <w:lang w:val="en-US"/>
                        </w:rPr>
                        <w:t xml:space="preserve"> += </w:t>
                      </w:r>
                      <w:proofErr w:type="gramStart"/>
                      <w:r w:rsidRPr="00AF1977">
                        <w:rPr>
                          <w:rFonts w:ascii="Courier New" w:hAnsi="Courier New" w:cs="Courier New"/>
                          <w:color w:val="auto"/>
                          <w:sz w:val="20"/>
                          <w:szCs w:val="20"/>
                          <w:lang w:val="en-US"/>
                        </w:rPr>
                        <w:t>i2cReadWord(</w:t>
                      </w:r>
                      <w:proofErr w:type="gramEnd"/>
                      <w:r w:rsidRPr="00AF1977">
                        <w:rPr>
                          <w:rFonts w:ascii="Courier New" w:hAnsi="Courier New" w:cs="Courier New"/>
                          <w:color w:val="auto"/>
                          <w:sz w:val="20"/>
                          <w:szCs w:val="20"/>
                          <w:lang w:val="en-US"/>
                        </w:rPr>
                        <w:t>_handle, _</w:t>
                      </w:r>
                      <w:proofErr w:type="spellStart"/>
                      <w:r w:rsidRPr="00AF1977">
                        <w:rPr>
                          <w:rFonts w:ascii="Courier New" w:hAnsi="Courier New" w:cs="Courier New"/>
                          <w:color w:val="auto"/>
                          <w:sz w:val="20"/>
                          <w:szCs w:val="20"/>
                          <w:lang w:val="en-US"/>
                        </w:rPr>
                        <w:t>address.GYRO_YOUT</w:t>
                      </w:r>
                      <w:proofErr w:type="spellEnd"/>
                      <w:r w:rsidRPr="00AF1977">
                        <w:rPr>
                          <w:rFonts w:ascii="Courier New" w:hAnsi="Courier New" w:cs="Courier New"/>
                          <w:color w:val="auto"/>
                          <w:sz w:val="20"/>
                          <w:szCs w:val="20"/>
                          <w:lang w:val="en-US"/>
                        </w:rPr>
                        <w:t>);</w:t>
                      </w:r>
                    </w:p>
                    <w:p w14:paraId="17FA0717"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14         </w:t>
                      </w:r>
                      <w:proofErr w:type="spellStart"/>
                      <w:r w:rsidRPr="00AF1977">
                        <w:rPr>
                          <w:rFonts w:ascii="Courier New" w:hAnsi="Courier New" w:cs="Courier New"/>
                          <w:color w:val="auto"/>
                          <w:sz w:val="20"/>
                          <w:szCs w:val="20"/>
                          <w:lang w:val="en-US"/>
                        </w:rPr>
                        <w:t>tmp_z</w:t>
                      </w:r>
                      <w:proofErr w:type="spellEnd"/>
                      <w:r w:rsidRPr="00AF1977">
                        <w:rPr>
                          <w:rFonts w:ascii="Courier New" w:hAnsi="Courier New" w:cs="Courier New"/>
                          <w:color w:val="auto"/>
                          <w:sz w:val="20"/>
                          <w:szCs w:val="20"/>
                          <w:lang w:val="en-US"/>
                        </w:rPr>
                        <w:t xml:space="preserve"> += </w:t>
                      </w:r>
                      <w:proofErr w:type="gramStart"/>
                      <w:r w:rsidRPr="00AF1977">
                        <w:rPr>
                          <w:rFonts w:ascii="Courier New" w:hAnsi="Courier New" w:cs="Courier New"/>
                          <w:color w:val="auto"/>
                          <w:sz w:val="20"/>
                          <w:szCs w:val="20"/>
                          <w:lang w:val="en-US"/>
                        </w:rPr>
                        <w:t>i2cReadWord(</w:t>
                      </w:r>
                      <w:proofErr w:type="gramEnd"/>
                      <w:r w:rsidRPr="00AF1977">
                        <w:rPr>
                          <w:rFonts w:ascii="Courier New" w:hAnsi="Courier New" w:cs="Courier New"/>
                          <w:color w:val="auto"/>
                          <w:sz w:val="20"/>
                          <w:szCs w:val="20"/>
                          <w:lang w:val="en-US"/>
                        </w:rPr>
                        <w:t>_handle, _</w:t>
                      </w:r>
                      <w:proofErr w:type="spellStart"/>
                      <w:r w:rsidRPr="00AF1977">
                        <w:rPr>
                          <w:rFonts w:ascii="Courier New" w:hAnsi="Courier New" w:cs="Courier New"/>
                          <w:color w:val="auto"/>
                          <w:sz w:val="20"/>
                          <w:szCs w:val="20"/>
                          <w:lang w:val="en-US"/>
                        </w:rPr>
                        <w:t>address.GYRO_ZOUT</w:t>
                      </w:r>
                      <w:proofErr w:type="spellEnd"/>
                      <w:r w:rsidRPr="00AF1977">
                        <w:rPr>
                          <w:rFonts w:ascii="Courier New" w:hAnsi="Courier New" w:cs="Courier New"/>
                          <w:color w:val="auto"/>
                          <w:sz w:val="20"/>
                          <w:szCs w:val="20"/>
                          <w:lang w:val="en-US"/>
                        </w:rPr>
                        <w:t>);</w:t>
                      </w:r>
                    </w:p>
                    <w:p w14:paraId="6DEEBB8B"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15         </w:t>
                      </w:r>
                      <w:proofErr w:type="spellStart"/>
                      <w:proofErr w:type="gramStart"/>
                      <w:r w:rsidRPr="00AF1977">
                        <w:rPr>
                          <w:rFonts w:ascii="Courier New" w:hAnsi="Courier New" w:cs="Courier New"/>
                          <w:color w:val="auto"/>
                          <w:sz w:val="20"/>
                          <w:szCs w:val="20"/>
                          <w:lang w:val="en-US"/>
                        </w:rPr>
                        <w:t>gpioDelay</w:t>
                      </w:r>
                      <w:proofErr w:type="spellEnd"/>
                      <w:r w:rsidRPr="00AF1977">
                        <w:rPr>
                          <w:rFonts w:ascii="Courier New" w:hAnsi="Courier New" w:cs="Courier New"/>
                          <w:color w:val="auto"/>
                          <w:sz w:val="20"/>
                          <w:szCs w:val="20"/>
                          <w:lang w:val="en-US"/>
                        </w:rPr>
                        <w:t>(</w:t>
                      </w:r>
                      <w:proofErr w:type="gramEnd"/>
                      <w:r w:rsidRPr="00AF1977">
                        <w:rPr>
                          <w:rFonts w:ascii="Courier New" w:hAnsi="Courier New" w:cs="Courier New"/>
                          <w:color w:val="auto"/>
                          <w:sz w:val="20"/>
                          <w:szCs w:val="20"/>
                          <w:lang w:val="en-US"/>
                        </w:rPr>
                        <w:t>10000);</w:t>
                      </w:r>
                    </w:p>
                    <w:p w14:paraId="7A9DBA8E"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16     }</w:t>
                      </w:r>
                    </w:p>
                    <w:p w14:paraId="6357CB9E" w14:textId="77777777" w:rsidR="007D5562" w:rsidRDefault="007D5562" w:rsidP="00334C35">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17 </w:t>
                      </w:r>
                    </w:p>
                    <w:p w14:paraId="048B2F7B" w14:textId="3A2B5406" w:rsidR="007D5562" w:rsidRPr="00AF1977" w:rsidRDefault="007D5562" w:rsidP="00334C35">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18     this-&gt;_</w:t>
                      </w:r>
                      <w:proofErr w:type="spellStart"/>
                      <w:r w:rsidRPr="00AF1977">
                        <w:rPr>
                          <w:rFonts w:ascii="Courier New" w:hAnsi="Courier New" w:cs="Courier New"/>
                          <w:color w:val="auto"/>
                          <w:sz w:val="20"/>
                          <w:szCs w:val="20"/>
                          <w:lang w:val="en-US"/>
                        </w:rPr>
                        <w:t>xRawOffset</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tmp_x</w:t>
                      </w:r>
                      <w:proofErr w:type="spellEnd"/>
                      <w:r w:rsidRPr="00AF1977">
                        <w:rPr>
                          <w:rFonts w:ascii="Courier New" w:hAnsi="Courier New" w:cs="Courier New"/>
                          <w:color w:val="auto"/>
                          <w:sz w:val="20"/>
                          <w:szCs w:val="20"/>
                          <w:lang w:val="en-US"/>
                        </w:rPr>
                        <w:t xml:space="preserve"> / count;</w:t>
                      </w:r>
                    </w:p>
                    <w:p w14:paraId="6AA93D40" w14:textId="77777777" w:rsidR="007D5562" w:rsidRPr="00AF1977" w:rsidRDefault="007D5562" w:rsidP="00334C35">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19     this-&gt;_</w:t>
                      </w:r>
                      <w:proofErr w:type="spellStart"/>
                      <w:r w:rsidRPr="00AF1977">
                        <w:rPr>
                          <w:rFonts w:ascii="Courier New" w:hAnsi="Courier New" w:cs="Courier New"/>
                          <w:color w:val="auto"/>
                          <w:sz w:val="20"/>
                          <w:szCs w:val="20"/>
                          <w:lang w:val="en-US"/>
                        </w:rPr>
                        <w:t>yRawOffset</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tmp_y</w:t>
                      </w:r>
                      <w:proofErr w:type="spellEnd"/>
                      <w:r w:rsidRPr="00AF1977">
                        <w:rPr>
                          <w:rFonts w:ascii="Courier New" w:hAnsi="Courier New" w:cs="Courier New"/>
                          <w:color w:val="auto"/>
                          <w:sz w:val="20"/>
                          <w:szCs w:val="20"/>
                          <w:lang w:val="en-US"/>
                        </w:rPr>
                        <w:t xml:space="preserve"> / count;</w:t>
                      </w:r>
                    </w:p>
                    <w:p w14:paraId="799FA999" w14:textId="77777777" w:rsidR="007D5562" w:rsidRPr="00AF1977" w:rsidRDefault="007D5562" w:rsidP="00334C35">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20     this-&gt;_</w:t>
                      </w:r>
                      <w:proofErr w:type="spellStart"/>
                      <w:r w:rsidRPr="00AF1977">
                        <w:rPr>
                          <w:rFonts w:ascii="Courier New" w:hAnsi="Courier New" w:cs="Courier New"/>
                          <w:color w:val="auto"/>
                          <w:sz w:val="20"/>
                          <w:szCs w:val="20"/>
                          <w:lang w:val="en-US"/>
                        </w:rPr>
                        <w:t>zRawOffset</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tmp_z</w:t>
                      </w:r>
                      <w:proofErr w:type="spellEnd"/>
                      <w:r w:rsidRPr="00AF1977">
                        <w:rPr>
                          <w:rFonts w:ascii="Courier New" w:hAnsi="Courier New" w:cs="Courier New"/>
                          <w:color w:val="auto"/>
                          <w:sz w:val="20"/>
                          <w:szCs w:val="20"/>
                          <w:lang w:val="en-US"/>
                        </w:rPr>
                        <w:t xml:space="preserve"> / count;</w:t>
                      </w:r>
                    </w:p>
                    <w:p w14:paraId="7D3A3B41" w14:textId="77777777" w:rsidR="007D5562" w:rsidRPr="00201FEA" w:rsidRDefault="007D5562" w:rsidP="00334C35">
                      <w:pPr>
                        <w:pStyle w:val="Caption"/>
                        <w:spacing w:before="0" w:after="0" w:line="240" w:lineRule="auto"/>
                        <w:rPr>
                          <w:rFonts w:ascii="Courier New" w:hAnsi="Courier New" w:cs="Courier New"/>
                          <w:color w:val="auto"/>
                          <w:sz w:val="20"/>
                          <w:szCs w:val="20"/>
                          <w:lang w:val="en-US"/>
                        </w:rPr>
                      </w:pPr>
                      <w:r w:rsidRPr="00201FEA">
                        <w:rPr>
                          <w:rFonts w:ascii="Courier New" w:hAnsi="Courier New" w:cs="Courier New"/>
                          <w:color w:val="auto"/>
                          <w:sz w:val="20"/>
                          <w:szCs w:val="20"/>
                          <w:lang w:val="en-US"/>
                        </w:rPr>
                        <w:t xml:space="preserve">21 </w:t>
                      </w:r>
                    </w:p>
                    <w:p w14:paraId="3E002360" w14:textId="77777777" w:rsidR="007D5562" w:rsidRPr="00201FEA" w:rsidRDefault="007D5562" w:rsidP="00334C35">
                      <w:pPr>
                        <w:pStyle w:val="Caption"/>
                        <w:spacing w:before="0" w:after="0" w:line="240" w:lineRule="auto"/>
                        <w:rPr>
                          <w:rFonts w:ascii="Courier New" w:hAnsi="Courier New" w:cs="Courier New"/>
                          <w:color w:val="auto"/>
                          <w:sz w:val="20"/>
                          <w:szCs w:val="20"/>
                          <w:lang w:val="en-US"/>
                        </w:rPr>
                      </w:pPr>
                      <w:r w:rsidRPr="00201FEA">
                        <w:rPr>
                          <w:rFonts w:ascii="Courier New" w:hAnsi="Courier New" w:cs="Courier New"/>
                          <w:color w:val="auto"/>
                          <w:sz w:val="20"/>
                          <w:szCs w:val="20"/>
                          <w:lang w:val="en-US"/>
                        </w:rPr>
                        <w:t xml:space="preserve">22     </w:t>
                      </w:r>
                      <w:proofErr w:type="spellStart"/>
                      <w:r w:rsidRPr="00201FEA">
                        <w:rPr>
                          <w:rFonts w:ascii="Courier New" w:hAnsi="Courier New" w:cs="Courier New"/>
                          <w:color w:val="auto"/>
                          <w:sz w:val="20"/>
                          <w:szCs w:val="20"/>
                          <w:lang w:val="en-US"/>
                        </w:rPr>
                        <w:t>cout</w:t>
                      </w:r>
                      <w:proofErr w:type="spellEnd"/>
                      <w:r w:rsidRPr="00201FEA">
                        <w:rPr>
                          <w:rFonts w:ascii="Courier New" w:hAnsi="Courier New" w:cs="Courier New"/>
                          <w:color w:val="auto"/>
                          <w:sz w:val="20"/>
                          <w:szCs w:val="20"/>
                          <w:lang w:val="en-US"/>
                        </w:rPr>
                        <w:t xml:space="preserve"> &lt;&lt; "Gyro calibrated!" &lt;&lt; </w:t>
                      </w:r>
                      <w:proofErr w:type="spellStart"/>
                      <w:proofErr w:type="gramStart"/>
                      <w:r w:rsidRPr="00201FEA">
                        <w:rPr>
                          <w:rFonts w:ascii="Courier New" w:hAnsi="Courier New" w:cs="Courier New"/>
                          <w:color w:val="auto"/>
                          <w:sz w:val="20"/>
                          <w:szCs w:val="20"/>
                          <w:lang w:val="en-US"/>
                        </w:rPr>
                        <w:t>endl</w:t>
                      </w:r>
                      <w:proofErr w:type="spellEnd"/>
                      <w:proofErr w:type="gramEnd"/>
                      <w:r w:rsidRPr="00201FEA">
                        <w:rPr>
                          <w:rFonts w:ascii="Courier New" w:hAnsi="Courier New" w:cs="Courier New"/>
                          <w:color w:val="auto"/>
                          <w:sz w:val="20"/>
                          <w:szCs w:val="20"/>
                          <w:lang w:val="en-US"/>
                        </w:rPr>
                        <w:t>;</w:t>
                      </w:r>
                    </w:p>
                    <w:p w14:paraId="2659EFF8" w14:textId="77777777" w:rsidR="007D5562" w:rsidRPr="00201FEA" w:rsidRDefault="007D5562" w:rsidP="00334C35">
                      <w:pPr>
                        <w:pStyle w:val="Caption"/>
                        <w:spacing w:before="0" w:after="0" w:line="240" w:lineRule="auto"/>
                        <w:rPr>
                          <w:rFonts w:ascii="Courier New" w:hAnsi="Courier New" w:cs="Courier New"/>
                          <w:color w:val="auto"/>
                          <w:sz w:val="20"/>
                          <w:szCs w:val="20"/>
                          <w:lang w:val="en-US"/>
                        </w:rPr>
                      </w:pPr>
                      <w:proofErr w:type="gramStart"/>
                      <w:r w:rsidRPr="00201FEA">
                        <w:rPr>
                          <w:rFonts w:ascii="Courier New" w:hAnsi="Courier New" w:cs="Courier New"/>
                          <w:color w:val="auto"/>
                          <w:sz w:val="20"/>
                          <w:szCs w:val="20"/>
                          <w:lang w:val="en-US"/>
                        </w:rPr>
                        <w:t>23 }</w:t>
                      </w:r>
                      <w:proofErr w:type="gramEnd"/>
                    </w:p>
                    <w:p w14:paraId="100ACB8E"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p>
                    <w:p w14:paraId="6452E00C" w14:textId="15AA2FEA" w:rsidR="007D5562" w:rsidRPr="00100CE6" w:rsidRDefault="007D5562" w:rsidP="00100CE6">
                      <w:pPr>
                        <w:jc w:val="center"/>
                        <w:rPr>
                          <w:lang w:val="en-US"/>
                        </w:rPr>
                      </w:pPr>
                    </w:p>
                  </w:txbxContent>
                </v:textbox>
                <w10:anchorlock/>
              </v:shape>
            </w:pict>
          </mc:Fallback>
        </mc:AlternateContent>
      </w:r>
    </w:p>
    <w:p w14:paraId="302EEAD2" w14:textId="3155EE6C" w:rsidR="00F81ADD" w:rsidRPr="00EF5D02" w:rsidRDefault="00F81ADD" w:rsidP="00EF5D02">
      <w:pPr>
        <w:pStyle w:val="Legenda"/>
        <w:suppressLineNumbers w:val="0"/>
        <w:jc w:val="center"/>
        <w:rPr>
          <w:i w:val="0"/>
          <w:color w:val="2E74B5" w:themeColor="accent1" w:themeShade="BF"/>
          <w:sz w:val="20"/>
          <w:szCs w:val="20"/>
        </w:rPr>
      </w:pPr>
      <w:r w:rsidRPr="00EF5D02">
        <w:rPr>
          <w:i w:val="0"/>
          <w:color w:val="2E74B5" w:themeColor="accent1" w:themeShade="BF"/>
          <w:sz w:val="20"/>
          <w:szCs w:val="20"/>
        </w:rPr>
        <w:t xml:space="preserve">Kod Źródłowy </w:t>
      </w:r>
      <w:r w:rsidRPr="00EF5D02">
        <w:rPr>
          <w:i w:val="0"/>
          <w:color w:val="2E74B5" w:themeColor="accent1" w:themeShade="BF"/>
          <w:sz w:val="20"/>
          <w:szCs w:val="20"/>
        </w:rPr>
        <w:fldChar w:fldCharType="begin"/>
      </w:r>
      <w:r w:rsidRPr="00EF5D02">
        <w:rPr>
          <w:i w:val="0"/>
          <w:color w:val="2E74B5" w:themeColor="accent1" w:themeShade="BF"/>
          <w:sz w:val="20"/>
          <w:szCs w:val="20"/>
        </w:rPr>
        <w:instrText xml:space="preserve"> SEQ Kod_Źródłowy \* ARABIC </w:instrText>
      </w:r>
      <w:r w:rsidRPr="00EF5D02">
        <w:rPr>
          <w:i w:val="0"/>
          <w:color w:val="2E74B5" w:themeColor="accent1" w:themeShade="BF"/>
          <w:sz w:val="20"/>
          <w:szCs w:val="20"/>
        </w:rPr>
        <w:fldChar w:fldCharType="separate"/>
      </w:r>
      <w:r w:rsidR="0026322F" w:rsidRPr="00EF5D02">
        <w:rPr>
          <w:i w:val="0"/>
          <w:color w:val="2E74B5" w:themeColor="accent1" w:themeShade="BF"/>
          <w:sz w:val="20"/>
          <w:szCs w:val="20"/>
        </w:rPr>
        <w:t>1</w:t>
      </w:r>
      <w:r w:rsidRPr="00EF5D02">
        <w:rPr>
          <w:i w:val="0"/>
          <w:color w:val="2E74B5" w:themeColor="accent1" w:themeShade="BF"/>
          <w:sz w:val="20"/>
          <w:szCs w:val="20"/>
        </w:rPr>
        <w:fldChar w:fldCharType="end"/>
      </w:r>
      <w:r w:rsidRPr="00EF5D02">
        <w:rPr>
          <w:i w:val="0"/>
          <w:color w:val="2E74B5" w:themeColor="accent1" w:themeShade="BF"/>
          <w:sz w:val="20"/>
          <w:szCs w:val="20"/>
        </w:rPr>
        <w:t>. Metoda calibrate klasy Gyro</w:t>
      </w:r>
    </w:p>
    <w:p w14:paraId="7578618C" w14:textId="080649D0" w:rsidR="00100CE6" w:rsidRPr="008E2A45" w:rsidRDefault="00F81ADD" w:rsidP="008E2A45">
      <w:pPr>
        <w:pStyle w:val="Legenda"/>
        <w:suppressLineNumbers w:val="0"/>
        <w:jc w:val="both"/>
        <w:rPr>
          <w:rFonts w:eastAsia="Calibri"/>
          <w:i w:val="0"/>
        </w:rPr>
      </w:pPr>
      <w:r w:rsidRPr="008E2A45">
        <w:rPr>
          <w:rFonts w:eastAsia="Calibri"/>
          <w:i w:val="0"/>
        </w:rPr>
        <w:t>Metoda „calibrate”</w:t>
      </w:r>
      <w:r w:rsidR="008E7BD6" w:rsidRPr="008E2A45">
        <w:rPr>
          <w:rFonts w:eastAsia="Calibri"/>
          <w:i w:val="0"/>
        </w:rPr>
        <w:t>(kod źródłowy 1)</w:t>
      </w:r>
      <w:r w:rsidRPr="008E2A45">
        <w:rPr>
          <w:rFonts w:eastAsia="Calibri"/>
          <w:i w:val="0"/>
        </w:rPr>
        <w:t xml:space="preserve"> odpowiedzialna jest za kalibracj</w:t>
      </w:r>
      <w:r w:rsidR="008E7BD6" w:rsidRPr="008E2A45">
        <w:rPr>
          <w:rFonts w:eastAsia="Calibri"/>
          <w:i w:val="0"/>
        </w:rPr>
        <w:t>ę</w:t>
      </w:r>
      <w:r w:rsidRPr="008E2A45">
        <w:rPr>
          <w:rFonts w:eastAsia="Calibri"/>
          <w:i w:val="0"/>
        </w:rPr>
        <w:t xml:space="preserve"> żyroskopu, czyli obliczanie wartoś</w:t>
      </w:r>
      <w:r w:rsidR="008E7BD6" w:rsidRPr="008E2A45">
        <w:rPr>
          <w:rFonts w:eastAsia="Calibri"/>
          <w:i w:val="0"/>
        </w:rPr>
        <w:t>ci</w:t>
      </w:r>
      <w:r w:rsidRPr="008E2A45">
        <w:rPr>
          <w:rFonts w:eastAsia="Calibri"/>
          <w:i w:val="0"/>
        </w:rPr>
        <w:t xml:space="preserve"> offsetu dla każdej osi. Wartość offsetu będzie odejmowana podczas każdego pomiaru. Aby wartości były prawidłowe podczas kalibrowania żyroskop powinien spoczywać nieruchomo.</w:t>
      </w:r>
    </w:p>
    <w:p w14:paraId="53406030" w14:textId="35ED28F5" w:rsidR="00100CE6" w:rsidRPr="00EF5D02" w:rsidRDefault="00100CE6" w:rsidP="00EF5D02">
      <w:pPr>
        <w:pStyle w:val="Legenda"/>
        <w:suppressLineNumbers w:val="0"/>
        <w:jc w:val="both"/>
        <w:rPr>
          <w:i w:val="0"/>
          <w:color w:val="auto"/>
        </w:rPr>
      </w:pPr>
      <w:r w:rsidRPr="00EF5D02">
        <w:rPr>
          <w:i w:val="0"/>
          <w:noProof/>
          <w:color w:val="auto"/>
        </w:rPr>
        <mc:AlternateContent>
          <mc:Choice Requires="wps">
            <w:drawing>
              <wp:inline distT="0" distB="0" distL="0" distR="0" wp14:anchorId="664901EA" wp14:editId="0F1E5759">
                <wp:extent cx="6057900" cy="3305175"/>
                <wp:effectExtent l="0" t="0" r="19050" b="28575"/>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305175"/>
                        </a:xfrm>
                        <a:prstGeom prst="rect">
                          <a:avLst/>
                        </a:prstGeom>
                        <a:solidFill>
                          <a:srgbClr val="FFFFFF"/>
                        </a:solidFill>
                        <a:ln w="9525">
                          <a:solidFill>
                            <a:schemeClr val="bg2">
                              <a:lumMod val="90000"/>
                            </a:schemeClr>
                          </a:solidFill>
                          <a:miter lim="800000"/>
                          <a:headEnd/>
                          <a:tailEnd/>
                        </a:ln>
                      </wps:spPr>
                      <wps:txbx>
                        <w:txbxContent>
                          <w:p w14:paraId="5DE70FD5"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25 void Gyro::read(double elapsedSeconds) {</w:t>
                            </w:r>
                          </w:p>
                          <w:p w14:paraId="045755AB" w14:textId="77777777"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26     // read gyro data</w:t>
                            </w:r>
                          </w:p>
                          <w:p w14:paraId="257E3B31" w14:textId="57210B23"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27     this-&gt;dXangle = i2cR</w:t>
                            </w:r>
                            <w:r>
                              <w:rPr>
                                <w:rFonts w:ascii="Courier New" w:hAnsi="Courier New" w:cs="Courier New"/>
                                <w:color w:val="auto"/>
                                <w:sz w:val="20"/>
                                <w:szCs w:val="20"/>
                                <w:lang w:val="en-US"/>
                              </w:rPr>
                              <w:t>eadWord(_handle,</w:t>
                            </w:r>
                            <w:r w:rsidRPr="00AF1977">
                              <w:rPr>
                                <w:rFonts w:ascii="Courier New" w:hAnsi="Courier New" w:cs="Courier New"/>
                                <w:color w:val="auto"/>
                                <w:sz w:val="20"/>
                                <w:szCs w:val="20"/>
                                <w:lang w:val="en-US"/>
                              </w:rPr>
                              <w:t>_address.GYRO_XOUT);</w:t>
                            </w:r>
                          </w:p>
                          <w:p w14:paraId="76B197DF" w14:textId="279F82DB"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28     this-</w:t>
                            </w:r>
                            <w:r>
                              <w:rPr>
                                <w:rFonts w:ascii="Courier New" w:hAnsi="Courier New" w:cs="Courier New"/>
                                <w:color w:val="auto"/>
                                <w:sz w:val="20"/>
                                <w:szCs w:val="20"/>
                                <w:lang w:val="en-US"/>
                              </w:rPr>
                              <w:t>&gt;dYangle = i2cReadWord(_handle,</w:t>
                            </w:r>
                            <w:r w:rsidRPr="00AF1977">
                              <w:rPr>
                                <w:rFonts w:ascii="Courier New" w:hAnsi="Courier New" w:cs="Courier New"/>
                                <w:color w:val="auto"/>
                                <w:sz w:val="20"/>
                                <w:szCs w:val="20"/>
                                <w:lang w:val="en-US"/>
                              </w:rPr>
                              <w:t>_address.GYRO_YOUT);</w:t>
                            </w:r>
                          </w:p>
                          <w:p w14:paraId="53125C82" w14:textId="59C9F5A0" w:rsidR="007D5562" w:rsidRPr="00AF1977" w:rsidRDefault="007D5562" w:rsidP="00100CE6">
                            <w:pPr>
                              <w:pStyle w:val="Legenda"/>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29     this-</w:t>
                            </w:r>
                            <w:r>
                              <w:rPr>
                                <w:rFonts w:ascii="Courier New" w:hAnsi="Courier New" w:cs="Courier New"/>
                                <w:color w:val="auto"/>
                                <w:sz w:val="20"/>
                                <w:szCs w:val="20"/>
                                <w:lang w:val="en-US"/>
                              </w:rPr>
                              <w:t>&gt;dZangle = i2cReadWord(_handle,</w:t>
                            </w:r>
                            <w:r w:rsidRPr="00AF1977">
                              <w:rPr>
                                <w:rFonts w:ascii="Courier New" w:hAnsi="Courier New" w:cs="Courier New"/>
                                <w:color w:val="auto"/>
                                <w:sz w:val="20"/>
                                <w:szCs w:val="20"/>
                                <w:lang w:val="en-US"/>
                              </w:rPr>
                              <w:t>_address.GYRO_ZOU</w:t>
                            </w:r>
                            <w:r>
                              <w:rPr>
                                <w:rFonts w:ascii="Courier New" w:hAnsi="Courier New" w:cs="Courier New"/>
                                <w:color w:val="auto"/>
                                <w:sz w:val="20"/>
                                <w:szCs w:val="20"/>
                                <w:lang w:val="en-US"/>
                              </w:rPr>
                              <w:t>T);</w:t>
                            </w:r>
                          </w:p>
                          <w:p w14:paraId="0273B6F4" w14:textId="54B589A0" w:rsidR="007D5562" w:rsidRPr="00AF1977"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30</w:t>
                            </w:r>
                            <w:r w:rsidRPr="00AF1977">
                              <w:rPr>
                                <w:rFonts w:ascii="Courier New" w:hAnsi="Courier New" w:cs="Courier New"/>
                                <w:color w:val="auto"/>
                                <w:sz w:val="20"/>
                                <w:szCs w:val="20"/>
                                <w:lang w:val="en-US"/>
                              </w:rPr>
                              <w:t xml:space="preserve">     // scale values and multiply by dt</w:t>
                            </w:r>
                          </w:p>
                          <w:p w14:paraId="1A0999CC" w14:textId="77777777" w:rsidR="007D5562"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 xml:space="preserve">31     this-&gt;dXangle=(this-&gt;dXangle - </w:t>
                            </w:r>
                            <w:r w:rsidRPr="00AF1977">
                              <w:rPr>
                                <w:rFonts w:ascii="Courier New" w:hAnsi="Courier New" w:cs="Courier New"/>
                                <w:color w:val="auto"/>
                                <w:sz w:val="20"/>
                                <w:szCs w:val="20"/>
                                <w:lang w:val="en-US"/>
                              </w:rPr>
                              <w:t xml:space="preserve">xRawOffset) * _gyroCoeff * </w:t>
                            </w:r>
                          </w:p>
                          <w:p w14:paraId="2C3E6C4F" w14:textId="07DCE873" w:rsidR="007D5562" w:rsidRPr="00AF1977"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sidRPr="00AF1977">
                              <w:rPr>
                                <w:rFonts w:ascii="Courier New" w:hAnsi="Courier New" w:cs="Courier New"/>
                                <w:color w:val="auto"/>
                                <w:sz w:val="20"/>
                                <w:szCs w:val="20"/>
                                <w:lang w:val="en-US"/>
                              </w:rPr>
                              <w:t>elapsedSeconds;</w:t>
                            </w:r>
                          </w:p>
                          <w:p w14:paraId="40CE2652" w14:textId="77777777" w:rsidR="007D5562"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 xml:space="preserve">32     this-&gt;dYangle=(this-&gt;dYangle - </w:t>
                            </w:r>
                            <w:r w:rsidRPr="00AF1977">
                              <w:rPr>
                                <w:rFonts w:ascii="Courier New" w:hAnsi="Courier New" w:cs="Courier New"/>
                                <w:color w:val="auto"/>
                                <w:sz w:val="20"/>
                                <w:szCs w:val="20"/>
                                <w:lang w:val="en-US"/>
                              </w:rPr>
                              <w:t xml:space="preserve">yRawOffset) * _gyroCoeff * </w:t>
                            </w:r>
                          </w:p>
                          <w:p w14:paraId="71CDD8FB" w14:textId="40F35DDD" w:rsidR="007D5562" w:rsidRPr="00AF1977"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sidRPr="00AF1977">
                              <w:rPr>
                                <w:rFonts w:ascii="Courier New" w:hAnsi="Courier New" w:cs="Courier New"/>
                                <w:color w:val="auto"/>
                                <w:sz w:val="20"/>
                                <w:szCs w:val="20"/>
                                <w:lang w:val="en-US"/>
                              </w:rPr>
                              <w:t>elapsedSeconds;</w:t>
                            </w:r>
                          </w:p>
                          <w:p w14:paraId="5364CDDC" w14:textId="77777777" w:rsidR="007D5562"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 xml:space="preserve">33     this-&gt;dZangle=(this-&gt;dZangle - </w:t>
                            </w:r>
                            <w:r w:rsidRPr="00AF1977">
                              <w:rPr>
                                <w:rFonts w:ascii="Courier New" w:hAnsi="Courier New" w:cs="Courier New"/>
                                <w:color w:val="auto"/>
                                <w:sz w:val="20"/>
                                <w:szCs w:val="20"/>
                                <w:lang w:val="en-US"/>
                              </w:rPr>
                              <w:t xml:space="preserve">zRawOffset) * _gyroCoeff * </w:t>
                            </w:r>
                          </w:p>
                          <w:p w14:paraId="010A1491" w14:textId="152BD32F" w:rsidR="007D5562" w:rsidRPr="00AF1977"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sidRPr="00AF1977">
                              <w:rPr>
                                <w:rFonts w:ascii="Courier New" w:hAnsi="Courier New" w:cs="Courier New"/>
                                <w:color w:val="auto"/>
                                <w:sz w:val="20"/>
                                <w:szCs w:val="20"/>
                                <w:lang w:val="en-US"/>
                              </w:rPr>
                              <w:t>elapsedSeconds;</w:t>
                            </w:r>
                          </w:p>
                          <w:p w14:paraId="7AC3AA0E" w14:textId="653BD52C" w:rsidR="007D5562" w:rsidRPr="00722E3A"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34</w:t>
                            </w:r>
                            <w:r w:rsidRPr="00AF1977">
                              <w:rPr>
                                <w:rFonts w:ascii="Courier New" w:hAnsi="Courier New" w:cs="Courier New"/>
                                <w:color w:val="auto"/>
                                <w:sz w:val="20"/>
                                <w:szCs w:val="20"/>
                                <w:lang w:val="en-US"/>
                              </w:rPr>
                              <w:t xml:space="preserve"> </w:t>
                            </w:r>
                          </w:p>
                          <w:p w14:paraId="3F5FE1CF" w14:textId="676E9820" w:rsidR="007D5562" w:rsidRPr="00AF1977"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35</w:t>
                            </w:r>
                            <w:r w:rsidRPr="00AF1977">
                              <w:rPr>
                                <w:rFonts w:ascii="Courier New" w:hAnsi="Courier New" w:cs="Courier New"/>
                                <w:color w:val="auto"/>
                                <w:sz w:val="20"/>
                                <w:szCs w:val="20"/>
                                <w:lang w:val="en-US"/>
                              </w:rPr>
                              <w:t xml:space="preserve">     // calculate total angle</w:t>
                            </w:r>
                          </w:p>
                          <w:p w14:paraId="5C6697D7" w14:textId="5401852B" w:rsidR="007D5562" w:rsidRPr="00AF1977"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36</w:t>
                            </w:r>
                            <w:r w:rsidRPr="00AF1977">
                              <w:rPr>
                                <w:rFonts w:ascii="Courier New" w:hAnsi="Courier New" w:cs="Courier New"/>
                                <w:color w:val="auto"/>
                                <w:sz w:val="20"/>
                                <w:szCs w:val="20"/>
                                <w:lang w:val="en-US"/>
                              </w:rPr>
                              <w:t xml:space="preserve">     Xangle += this-&gt;dXangle;</w:t>
                            </w:r>
                          </w:p>
                          <w:p w14:paraId="66DC048B" w14:textId="1E0F87C2" w:rsidR="007D5562" w:rsidRPr="00AF1977"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37</w:t>
                            </w:r>
                            <w:r w:rsidRPr="00AF1977">
                              <w:rPr>
                                <w:rFonts w:ascii="Courier New" w:hAnsi="Courier New" w:cs="Courier New"/>
                                <w:color w:val="auto"/>
                                <w:sz w:val="20"/>
                                <w:szCs w:val="20"/>
                                <w:lang w:val="en-US"/>
                              </w:rPr>
                              <w:t xml:space="preserve">     Yangle += this-&gt;dYangle;</w:t>
                            </w:r>
                          </w:p>
                          <w:p w14:paraId="21A748DA" w14:textId="768C1167" w:rsidR="007D5562" w:rsidRPr="00AF1977"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38</w:t>
                            </w:r>
                            <w:r w:rsidRPr="00AF1977">
                              <w:rPr>
                                <w:rFonts w:ascii="Courier New" w:hAnsi="Courier New" w:cs="Courier New"/>
                                <w:color w:val="auto"/>
                                <w:sz w:val="20"/>
                                <w:szCs w:val="20"/>
                                <w:lang w:val="en-US"/>
                              </w:rPr>
                              <w:t xml:space="preserve">     Zangle += this-&gt;dZangle;</w:t>
                            </w:r>
                          </w:p>
                          <w:p w14:paraId="29A28C71" w14:textId="59D521C9" w:rsidR="007D5562" w:rsidRPr="00AF1977"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39</w:t>
                            </w:r>
                            <w:r w:rsidRPr="00AF1977">
                              <w:rPr>
                                <w:rFonts w:ascii="Courier New" w:hAnsi="Courier New" w:cs="Courier New"/>
                                <w:color w:val="auto"/>
                                <w:sz w:val="20"/>
                                <w:szCs w:val="20"/>
                                <w:lang w:val="en-US"/>
                              </w:rPr>
                              <w:t xml:space="preserve"> </w:t>
                            </w:r>
                          </w:p>
                          <w:p w14:paraId="5BF29C32" w14:textId="5B424B1C" w:rsidR="007D5562" w:rsidRPr="00AF1977"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40</w:t>
                            </w:r>
                            <w:r w:rsidRPr="00AF1977">
                              <w:rPr>
                                <w:rFonts w:ascii="Courier New" w:hAnsi="Courier New" w:cs="Courier New"/>
                                <w:color w:val="auto"/>
                                <w:sz w:val="20"/>
                                <w:szCs w:val="20"/>
                                <w:lang w:val="en-US"/>
                              </w:rPr>
                              <w:t xml:space="preserve">     //modulo 360</w:t>
                            </w:r>
                          </w:p>
                          <w:p w14:paraId="055F1F81" w14:textId="07D9A817" w:rsidR="007D5562" w:rsidRPr="00AF1977"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41</w:t>
                            </w:r>
                            <w:r w:rsidRPr="00AF1977">
                              <w:rPr>
                                <w:rFonts w:ascii="Courier New" w:hAnsi="Courier New" w:cs="Courier New"/>
                                <w:color w:val="auto"/>
                                <w:sz w:val="20"/>
                                <w:szCs w:val="20"/>
                                <w:lang w:val="en-US"/>
                              </w:rPr>
                              <w:t xml:space="preserve">     Xangle -= 360 * ((int)Xangle / 360);</w:t>
                            </w:r>
                          </w:p>
                          <w:p w14:paraId="2D485C93" w14:textId="0875160E" w:rsidR="007D5562" w:rsidRPr="00AF1977" w:rsidRDefault="007D5562" w:rsidP="00100CE6">
                            <w:pPr>
                              <w:pStyle w:val="Legenda"/>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42</w:t>
                            </w:r>
                            <w:r w:rsidRPr="00AF1977">
                              <w:rPr>
                                <w:rFonts w:ascii="Courier New" w:hAnsi="Courier New" w:cs="Courier New"/>
                                <w:color w:val="auto"/>
                                <w:sz w:val="20"/>
                                <w:szCs w:val="20"/>
                                <w:lang w:val="en-US"/>
                              </w:rPr>
                              <w:t xml:space="preserve">     Yangle -= 360 * ((int)Yangle / 360);</w:t>
                            </w:r>
                          </w:p>
                          <w:p w14:paraId="3F631209" w14:textId="20E588C3" w:rsidR="007D5562" w:rsidRPr="00AF1977" w:rsidRDefault="007D5562" w:rsidP="00100CE6">
                            <w:pPr>
                              <w:pStyle w:val="Legenda"/>
                              <w:spacing w:before="0" w:after="0" w:line="240" w:lineRule="auto"/>
                              <w:rPr>
                                <w:rFonts w:ascii="Courier New" w:hAnsi="Courier New" w:cs="Courier New"/>
                                <w:color w:val="auto"/>
                                <w:sz w:val="20"/>
                                <w:szCs w:val="20"/>
                              </w:rPr>
                            </w:pPr>
                            <w:r>
                              <w:rPr>
                                <w:rFonts w:ascii="Courier New" w:hAnsi="Courier New" w:cs="Courier New"/>
                                <w:color w:val="auto"/>
                                <w:sz w:val="20"/>
                                <w:szCs w:val="20"/>
                              </w:rPr>
                              <w:t>43</w:t>
                            </w:r>
                            <w:r w:rsidRPr="00AF1977">
                              <w:rPr>
                                <w:rFonts w:ascii="Courier New" w:hAnsi="Courier New" w:cs="Courier New"/>
                                <w:color w:val="auto"/>
                                <w:sz w:val="20"/>
                                <w:szCs w:val="20"/>
                              </w:rPr>
                              <w:t xml:space="preserve">     Zangle -= 360 * ((int)Zangle / 360);</w:t>
                            </w:r>
                            <w:r>
                              <w:rPr>
                                <w:rFonts w:ascii="Courier New" w:hAnsi="Courier New" w:cs="Courier New"/>
                                <w:color w:val="auto"/>
                                <w:sz w:val="20"/>
                                <w:szCs w:val="20"/>
                              </w:rPr>
                              <w:t>}</w:t>
                            </w:r>
                          </w:p>
                          <w:p w14:paraId="4D8B23B9" w14:textId="77777777" w:rsidR="007D5562" w:rsidRPr="00100CE6" w:rsidRDefault="007D5562" w:rsidP="00100CE6">
                            <w:pPr>
                              <w:jc w:val="center"/>
                              <w:rPr>
                                <w:lang w:val="en-US"/>
                              </w:rPr>
                            </w:pPr>
                          </w:p>
                        </w:txbxContent>
                      </wps:txbx>
                      <wps:bodyPr rot="0" vert="horz" wrap="square" lIns="91440" tIns="45720" rIns="91440" bIns="45720" anchor="t" anchorCtr="0">
                        <a:noAutofit/>
                      </wps:bodyPr>
                    </wps:wsp>
                  </a:graphicData>
                </a:graphic>
              </wp:inline>
            </w:drawing>
          </mc:Choice>
          <mc:Fallback>
            <w:pict>
              <v:shape w14:anchorId="664901EA" id="_x0000_s1036" type="#_x0000_t202" style="width:477pt;height:26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" strokecolor="#cfcdcd [2894]">
                <v:textbox>
                  <w:txbxContent>
                    <w:p w14:paraId="5DE70FD5"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25 void Gyro::</w:t>
                      </w:r>
                      <w:proofErr w:type="gramStart"/>
                      <w:r w:rsidRPr="00AF1977">
                        <w:rPr>
                          <w:rFonts w:ascii="Courier New" w:hAnsi="Courier New" w:cs="Courier New"/>
                          <w:color w:val="auto"/>
                          <w:sz w:val="20"/>
                          <w:szCs w:val="20"/>
                          <w:lang w:val="en-US"/>
                        </w:rPr>
                        <w:t>read(</w:t>
                      </w:r>
                      <w:proofErr w:type="gramEnd"/>
                      <w:r w:rsidRPr="00AF1977">
                        <w:rPr>
                          <w:rFonts w:ascii="Courier New" w:hAnsi="Courier New" w:cs="Courier New"/>
                          <w:color w:val="auto"/>
                          <w:sz w:val="20"/>
                          <w:szCs w:val="20"/>
                          <w:lang w:val="en-US"/>
                        </w:rPr>
                        <w:t xml:space="preserve">double </w:t>
                      </w:r>
                      <w:proofErr w:type="spellStart"/>
                      <w:r w:rsidRPr="00AF1977">
                        <w:rPr>
                          <w:rFonts w:ascii="Courier New" w:hAnsi="Courier New" w:cs="Courier New"/>
                          <w:color w:val="auto"/>
                          <w:sz w:val="20"/>
                          <w:szCs w:val="20"/>
                          <w:lang w:val="en-US"/>
                        </w:rPr>
                        <w:t>elapsedSeconds</w:t>
                      </w:r>
                      <w:proofErr w:type="spellEnd"/>
                      <w:r w:rsidRPr="00AF1977">
                        <w:rPr>
                          <w:rFonts w:ascii="Courier New" w:hAnsi="Courier New" w:cs="Courier New"/>
                          <w:color w:val="auto"/>
                          <w:sz w:val="20"/>
                          <w:szCs w:val="20"/>
                          <w:lang w:val="en-US"/>
                        </w:rPr>
                        <w:t>) {</w:t>
                      </w:r>
                    </w:p>
                    <w:p w14:paraId="045755AB" w14:textId="77777777"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26     // read gyro data</w:t>
                      </w:r>
                    </w:p>
                    <w:p w14:paraId="257E3B31" w14:textId="57210B23"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27     this-&gt;</w:t>
                      </w:r>
                      <w:proofErr w:type="spellStart"/>
                      <w:r w:rsidRPr="00AF1977">
                        <w:rPr>
                          <w:rFonts w:ascii="Courier New" w:hAnsi="Courier New" w:cs="Courier New"/>
                          <w:color w:val="auto"/>
                          <w:sz w:val="20"/>
                          <w:szCs w:val="20"/>
                          <w:lang w:val="en-US"/>
                        </w:rPr>
                        <w:t>dXangle</w:t>
                      </w:r>
                      <w:proofErr w:type="spellEnd"/>
                      <w:r w:rsidRPr="00AF1977">
                        <w:rPr>
                          <w:rFonts w:ascii="Courier New" w:hAnsi="Courier New" w:cs="Courier New"/>
                          <w:color w:val="auto"/>
                          <w:sz w:val="20"/>
                          <w:szCs w:val="20"/>
                          <w:lang w:val="en-US"/>
                        </w:rPr>
                        <w:t xml:space="preserve"> = </w:t>
                      </w:r>
                      <w:proofErr w:type="gramStart"/>
                      <w:r w:rsidRPr="00AF1977">
                        <w:rPr>
                          <w:rFonts w:ascii="Courier New" w:hAnsi="Courier New" w:cs="Courier New"/>
                          <w:color w:val="auto"/>
                          <w:sz w:val="20"/>
                          <w:szCs w:val="20"/>
                          <w:lang w:val="en-US"/>
                        </w:rPr>
                        <w:t>i2cR</w:t>
                      </w:r>
                      <w:r>
                        <w:rPr>
                          <w:rFonts w:ascii="Courier New" w:hAnsi="Courier New" w:cs="Courier New"/>
                          <w:color w:val="auto"/>
                          <w:sz w:val="20"/>
                          <w:szCs w:val="20"/>
                          <w:lang w:val="en-US"/>
                        </w:rPr>
                        <w:t>eadWord(</w:t>
                      </w:r>
                      <w:proofErr w:type="gramEnd"/>
                      <w:r>
                        <w:rPr>
                          <w:rFonts w:ascii="Courier New" w:hAnsi="Courier New" w:cs="Courier New"/>
                          <w:color w:val="auto"/>
                          <w:sz w:val="20"/>
                          <w:szCs w:val="20"/>
                          <w:lang w:val="en-US"/>
                        </w:rPr>
                        <w:t>_handle,</w:t>
                      </w:r>
                      <w:r w:rsidRPr="00AF1977">
                        <w:rPr>
                          <w:rFonts w:ascii="Courier New" w:hAnsi="Courier New" w:cs="Courier New"/>
                          <w:color w:val="auto"/>
                          <w:sz w:val="20"/>
                          <w:szCs w:val="20"/>
                          <w:lang w:val="en-US"/>
                        </w:rPr>
                        <w:t>_</w:t>
                      </w:r>
                      <w:proofErr w:type="spellStart"/>
                      <w:r w:rsidRPr="00AF1977">
                        <w:rPr>
                          <w:rFonts w:ascii="Courier New" w:hAnsi="Courier New" w:cs="Courier New"/>
                          <w:color w:val="auto"/>
                          <w:sz w:val="20"/>
                          <w:szCs w:val="20"/>
                          <w:lang w:val="en-US"/>
                        </w:rPr>
                        <w:t>address.GYRO_XOUT</w:t>
                      </w:r>
                      <w:proofErr w:type="spellEnd"/>
                      <w:r w:rsidRPr="00AF1977">
                        <w:rPr>
                          <w:rFonts w:ascii="Courier New" w:hAnsi="Courier New" w:cs="Courier New"/>
                          <w:color w:val="auto"/>
                          <w:sz w:val="20"/>
                          <w:szCs w:val="20"/>
                          <w:lang w:val="en-US"/>
                        </w:rPr>
                        <w:t>);</w:t>
                      </w:r>
                    </w:p>
                    <w:p w14:paraId="76B197DF" w14:textId="279F82DB"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28     this-</w:t>
                      </w:r>
                      <w:r>
                        <w:rPr>
                          <w:rFonts w:ascii="Courier New" w:hAnsi="Courier New" w:cs="Courier New"/>
                          <w:color w:val="auto"/>
                          <w:sz w:val="20"/>
                          <w:szCs w:val="20"/>
                          <w:lang w:val="en-US"/>
                        </w:rPr>
                        <w:t>&gt;</w:t>
                      </w:r>
                      <w:proofErr w:type="spellStart"/>
                      <w:r>
                        <w:rPr>
                          <w:rFonts w:ascii="Courier New" w:hAnsi="Courier New" w:cs="Courier New"/>
                          <w:color w:val="auto"/>
                          <w:sz w:val="20"/>
                          <w:szCs w:val="20"/>
                          <w:lang w:val="en-US"/>
                        </w:rPr>
                        <w:t>dYangle</w:t>
                      </w:r>
                      <w:proofErr w:type="spellEnd"/>
                      <w:r>
                        <w:rPr>
                          <w:rFonts w:ascii="Courier New" w:hAnsi="Courier New" w:cs="Courier New"/>
                          <w:color w:val="auto"/>
                          <w:sz w:val="20"/>
                          <w:szCs w:val="20"/>
                          <w:lang w:val="en-US"/>
                        </w:rPr>
                        <w:t xml:space="preserve"> = </w:t>
                      </w:r>
                      <w:proofErr w:type="gramStart"/>
                      <w:r>
                        <w:rPr>
                          <w:rFonts w:ascii="Courier New" w:hAnsi="Courier New" w:cs="Courier New"/>
                          <w:color w:val="auto"/>
                          <w:sz w:val="20"/>
                          <w:szCs w:val="20"/>
                          <w:lang w:val="en-US"/>
                        </w:rPr>
                        <w:t>i2cReadWord(</w:t>
                      </w:r>
                      <w:proofErr w:type="gramEnd"/>
                      <w:r>
                        <w:rPr>
                          <w:rFonts w:ascii="Courier New" w:hAnsi="Courier New" w:cs="Courier New"/>
                          <w:color w:val="auto"/>
                          <w:sz w:val="20"/>
                          <w:szCs w:val="20"/>
                          <w:lang w:val="en-US"/>
                        </w:rPr>
                        <w:t>_handle,</w:t>
                      </w:r>
                      <w:r w:rsidRPr="00AF1977">
                        <w:rPr>
                          <w:rFonts w:ascii="Courier New" w:hAnsi="Courier New" w:cs="Courier New"/>
                          <w:color w:val="auto"/>
                          <w:sz w:val="20"/>
                          <w:szCs w:val="20"/>
                          <w:lang w:val="en-US"/>
                        </w:rPr>
                        <w:t>_</w:t>
                      </w:r>
                      <w:proofErr w:type="spellStart"/>
                      <w:r w:rsidRPr="00AF1977">
                        <w:rPr>
                          <w:rFonts w:ascii="Courier New" w:hAnsi="Courier New" w:cs="Courier New"/>
                          <w:color w:val="auto"/>
                          <w:sz w:val="20"/>
                          <w:szCs w:val="20"/>
                          <w:lang w:val="en-US"/>
                        </w:rPr>
                        <w:t>address.GYRO_YOUT</w:t>
                      </w:r>
                      <w:proofErr w:type="spellEnd"/>
                      <w:r w:rsidRPr="00AF1977">
                        <w:rPr>
                          <w:rFonts w:ascii="Courier New" w:hAnsi="Courier New" w:cs="Courier New"/>
                          <w:color w:val="auto"/>
                          <w:sz w:val="20"/>
                          <w:szCs w:val="20"/>
                          <w:lang w:val="en-US"/>
                        </w:rPr>
                        <w:t>);</w:t>
                      </w:r>
                    </w:p>
                    <w:p w14:paraId="53125C82" w14:textId="59C9F5A0" w:rsidR="007D5562" w:rsidRPr="00AF1977" w:rsidRDefault="007D5562"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29     this-</w:t>
                      </w:r>
                      <w:r>
                        <w:rPr>
                          <w:rFonts w:ascii="Courier New" w:hAnsi="Courier New" w:cs="Courier New"/>
                          <w:color w:val="auto"/>
                          <w:sz w:val="20"/>
                          <w:szCs w:val="20"/>
                          <w:lang w:val="en-US"/>
                        </w:rPr>
                        <w:t>&gt;</w:t>
                      </w:r>
                      <w:proofErr w:type="spellStart"/>
                      <w:r>
                        <w:rPr>
                          <w:rFonts w:ascii="Courier New" w:hAnsi="Courier New" w:cs="Courier New"/>
                          <w:color w:val="auto"/>
                          <w:sz w:val="20"/>
                          <w:szCs w:val="20"/>
                          <w:lang w:val="en-US"/>
                        </w:rPr>
                        <w:t>dZangle</w:t>
                      </w:r>
                      <w:proofErr w:type="spellEnd"/>
                      <w:r>
                        <w:rPr>
                          <w:rFonts w:ascii="Courier New" w:hAnsi="Courier New" w:cs="Courier New"/>
                          <w:color w:val="auto"/>
                          <w:sz w:val="20"/>
                          <w:szCs w:val="20"/>
                          <w:lang w:val="en-US"/>
                        </w:rPr>
                        <w:t xml:space="preserve"> = </w:t>
                      </w:r>
                      <w:proofErr w:type="gramStart"/>
                      <w:r>
                        <w:rPr>
                          <w:rFonts w:ascii="Courier New" w:hAnsi="Courier New" w:cs="Courier New"/>
                          <w:color w:val="auto"/>
                          <w:sz w:val="20"/>
                          <w:szCs w:val="20"/>
                          <w:lang w:val="en-US"/>
                        </w:rPr>
                        <w:t>i2cReadWord(</w:t>
                      </w:r>
                      <w:proofErr w:type="gramEnd"/>
                      <w:r>
                        <w:rPr>
                          <w:rFonts w:ascii="Courier New" w:hAnsi="Courier New" w:cs="Courier New"/>
                          <w:color w:val="auto"/>
                          <w:sz w:val="20"/>
                          <w:szCs w:val="20"/>
                          <w:lang w:val="en-US"/>
                        </w:rPr>
                        <w:t>_handle,</w:t>
                      </w:r>
                      <w:r w:rsidRPr="00AF1977">
                        <w:rPr>
                          <w:rFonts w:ascii="Courier New" w:hAnsi="Courier New" w:cs="Courier New"/>
                          <w:color w:val="auto"/>
                          <w:sz w:val="20"/>
                          <w:szCs w:val="20"/>
                          <w:lang w:val="en-US"/>
                        </w:rPr>
                        <w:t>_</w:t>
                      </w:r>
                      <w:proofErr w:type="spellStart"/>
                      <w:r w:rsidRPr="00AF1977">
                        <w:rPr>
                          <w:rFonts w:ascii="Courier New" w:hAnsi="Courier New" w:cs="Courier New"/>
                          <w:color w:val="auto"/>
                          <w:sz w:val="20"/>
                          <w:szCs w:val="20"/>
                          <w:lang w:val="en-US"/>
                        </w:rPr>
                        <w:t>address.GYRO_ZOU</w:t>
                      </w:r>
                      <w:r>
                        <w:rPr>
                          <w:rFonts w:ascii="Courier New" w:hAnsi="Courier New" w:cs="Courier New"/>
                          <w:color w:val="auto"/>
                          <w:sz w:val="20"/>
                          <w:szCs w:val="20"/>
                          <w:lang w:val="en-US"/>
                        </w:rPr>
                        <w:t>T</w:t>
                      </w:r>
                      <w:proofErr w:type="spellEnd"/>
                      <w:r>
                        <w:rPr>
                          <w:rFonts w:ascii="Courier New" w:hAnsi="Courier New" w:cs="Courier New"/>
                          <w:color w:val="auto"/>
                          <w:sz w:val="20"/>
                          <w:szCs w:val="20"/>
                          <w:lang w:val="en-US"/>
                        </w:rPr>
                        <w:t>);</w:t>
                      </w:r>
                    </w:p>
                    <w:p w14:paraId="0273B6F4" w14:textId="54B589A0" w:rsidR="007D5562" w:rsidRPr="00AF1977"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30</w:t>
                      </w:r>
                      <w:r w:rsidRPr="00AF1977">
                        <w:rPr>
                          <w:rFonts w:ascii="Courier New" w:hAnsi="Courier New" w:cs="Courier New"/>
                          <w:color w:val="auto"/>
                          <w:sz w:val="20"/>
                          <w:szCs w:val="20"/>
                          <w:lang w:val="en-US"/>
                        </w:rPr>
                        <w:t xml:space="preserve">     // scale values and multiply by </w:t>
                      </w:r>
                      <w:proofErr w:type="spellStart"/>
                      <w:proofErr w:type="gramStart"/>
                      <w:r w:rsidRPr="00AF1977">
                        <w:rPr>
                          <w:rFonts w:ascii="Courier New" w:hAnsi="Courier New" w:cs="Courier New"/>
                          <w:color w:val="auto"/>
                          <w:sz w:val="20"/>
                          <w:szCs w:val="20"/>
                          <w:lang w:val="en-US"/>
                        </w:rPr>
                        <w:t>dt</w:t>
                      </w:r>
                      <w:proofErr w:type="spellEnd"/>
                      <w:proofErr w:type="gramEnd"/>
                    </w:p>
                    <w:p w14:paraId="1A0999CC" w14:textId="77777777" w:rsidR="007D5562"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31     this-&gt;</w:t>
                      </w:r>
                      <w:proofErr w:type="spellStart"/>
                      <w:r>
                        <w:rPr>
                          <w:rFonts w:ascii="Courier New" w:hAnsi="Courier New" w:cs="Courier New"/>
                          <w:color w:val="auto"/>
                          <w:sz w:val="20"/>
                          <w:szCs w:val="20"/>
                          <w:lang w:val="en-US"/>
                        </w:rPr>
                        <w:t>dXangle</w:t>
                      </w:r>
                      <w:proofErr w:type="spellEnd"/>
                      <w:proofErr w:type="gramStart"/>
                      <w:r>
                        <w:rPr>
                          <w:rFonts w:ascii="Courier New" w:hAnsi="Courier New" w:cs="Courier New"/>
                          <w:color w:val="auto"/>
                          <w:sz w:val="20"/>
                          <w:szCs w:val="20"/>
                          <w:lang w:val="en-US"/>
                        </w:rPr>
                        <w:t>=(</w:t>
                      </w:r>
                      <w:proofErr w:type="gramEnd"/>
                      <w:r>
                        <w:rPr>
                          <w:rFonts w:ascii="Courier New" w:hAnsi="Courier New" w:cs="Courier New"/>
                          <w:color w:val="auto"/>
                          <w:sz w:val="20"/>
                          <w:szCs w:val="20"/>
                          <w:lang w:val="en-US"/>
                        </w:rPr>
                        <w:t>this-&gt;</w:t>
                      </w:r>
                      <w:proofErr w:type="spellStart"/>
                      <w:r>
                        <w:rPr>
                          <w:rFonts w:ascii="Courier New" w:hAnsi="Courier New" w:cs="Courier New"/>
                          <w:color w:val="auto"/>
                          <w:sz w:val="20"/>
                          <w:szCs w:val="20"/>
                          <w:lang w:val="en-US"/>
                        </w:rPr>
                        <w:t>dXangle</w:t>
                      </w:r>
                      <w:proofErr w:type="spellEnd"/>
                      <w:r>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xRawOffset</w:t>
                      </w:r>
                      <w:proofErr w:type="spellEnd"/>
                      <w:r w:rsidRPr="00AF1977">
                        <w:rPr>
                          <w:rFonts w:ascii="Courier New" w:hAnsi="Courier New" w:cs="Courier New"/>
                          <w:color w:val="auto"/>
                          <w:sz w:val="20"/>
                          <w:szCs w:val="20"/>
                          <w:lang w:val="en-US"/>
                        </w:rPr>
                        <w:t>) * _</w:t>
                      </w:r>
                      <w:proofErr w:type="spellStart"/>
                      <w:r w:rsidRPr="00AF1977">
                        <w:rPr>
                          <w:rFonts w:ascii="Courier New" w:hAnsi="Courier New" w:cs="Courier New"/>
                          <w:color w:val="auto"/>
                          <w:sz w:val="20"/>
                          <w:szCs w:val="20"/>
                          <w:lang w:val="en-US"/>
                        </w:rPr>
                        <w:t>gyroCoeff</w:t>
                      </w:r>
                      <w:proofErr w:type="spellEnd"/>
                      <w:r w:rsidRPr="00AF1977">
                        <w:rPr>
                          <w:rFonts w:ascii="Courier New" w:hAnsi="Courier New" w:cs="Courier New"/>
                          <w:color w:val="auto"/>
                          <w:sz w:val="20"/>
                          <w:szCs w:val="20"/>
                          <w:lang w:val="en-US"/>
                        </w:rPr>
                        <w:t xml:space="preserve"> * </w:t>
                      </w:r>
                    </w:p>
                    <w:p w14:paraId="2C3E6C4F" w14:textId="07DCE873" w:rsidR="007D5562" w:rsidRPr="00AF1977"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proofErr w:type="spellStart"/>
                      <w:proofErr w:type="gramStart"/>
                      <w:r w:rsidRPr="00AF1977">
                        <w:rPr>
                          <w:rFonts w:ascii="Courier New" w:hAnsi="Courier New" w:cs="Courier New"/>
                          <w:color w:val="auto"/>
                          <w:sz w:val="20"/>
                          <w:szCs w:val="20"/>
                          <w:lang w:val="en-US"/>
                        </w:rPr>
                        <w:t>elapsedSeconds</w:t>
                      </w:r>
                      <w:proofErr w:type="spellEnd"/>
                      <w:proofErr w:type="gramEnd"/>
                      <w:r w:rsidRPr="00AF1977">
                        <w:rPr>
                          <w:rFonts w:ascii="Courier New" w:hAnsi="Courier New" w:cs="Courier New"/>
                          <w:color w:val="auto"/>
                          <w:sz w:val="20"/>
                          <w:szCs w:val="20"/>
                          <w:lang w:val="en-US"/>
                        </w:rPr>
                        <w:t>;</w:t>
                      </w:r>
                    </w:p>
                    <w:p w14:paraId="40CE2652" w14:textId="77777777" w:rsidR="007D5562"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32     this-&gt;</w:t>
                      </w:r>
                      <w:proofErr w:type="spellStart"/>
                      <w:r>
                        <w:rPr>
                          <w:rFonts w:ascii="Courier New" w:hAnsi="Courier New" w:cs="Courier New"/>
                          <w:color w:val="auto"/>
                          <w:sz w:val="20"/>
                          <w:szCs w:val="20"/>
                          <w:lang w:val="en-US"/>
                        </w:rPr>
                        <w:t>dYangle</w:t>
                      </w:r>
                      <w:proofErr w:type="spellEnd"/>
                      <w:proofErr w:type="gramStart"/>
                      <w:r>
                        <w:rPr>
                          <w:rFonts w:ascii="Courier New" w:hAnsi="Courier New" w:cs="Courier New"/>
                          <w:color w:val="auto"/>
                          <w:sz w:val="20"/>
                          <w:szCs w:val="20"/>
                          <w:lang w:val="en-US"/>
                        </w:rPr>
                        <w:t>=(</w:t>
                      </w:r>
                      <w:proofErr w:type="gramEnd"/>
                      <w:r>
                        <w:rPr>
                          <w:rFonts w:ascii="Courier New" w:hAnsi="Courier New" w:cs="Courier New"/>
                          <w:color w:val="auto"/>
                          <w:sz w:val="20"/>
                          <w:szCs w:val="20"/>
                          <w:lang w:val="en-US"/>
                        </w:rPr>
                        <w:t>this-&gt;</w:t>
                      </w:r>
                      <w:proofErr w:type="spellStart"/>
                      <w:r>
                        <w:rPr>
                          <w:rFonts w:ascii="Courier New" w:hAnsi="Courier New" w:cs="Courier New"/>
                          <w:color w:val="auto"/>
                          <w:sz w:val="20"/>
                          <w:szCs w:val="20"/>
                          <w:lang w:val="en-US"/>
                        </w:rPr>
                        <w:t>dYangle</w:t>
                      </w:r>
                      <w:proofErr w:type="spellEnd"/>
                      <w:r>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yRawOffset</w:t>
                      </w:r>
                      <w:proofErr w:type="spellEnd"/>
                      <w:r w:rsidRPr="00AF1977">
                        <w:rPr>
                          <w:rFonts w:ascii="Courier New" w:hAnsi="Courier New" w:cs="Courier New"/>
                          <w:color w:val="auto"/>
                          <w:sz w:val="20"/>
                          <w:szCs w:val="20"/>
                          <w:lang w:val="en-US"/>
                        </w:rPr>
                        <w:t>) * _</w:t>
                      </w:r>
                      <w:proofErr w:type="spellStart"/>
                      <w:r w:rsidRPr="00AF1977">
                        <w:rPr>
                          <w:rFonts w:ascii="Courier New" w:hAnsi="Courier New" w:cs="Courier New"/>
                          <w:color w:val="auto"/>
                          <w:sz w:val="20"/>
                          <w:szCs w:val="20"/>
                          <w:lang w:val="en-US"/>
                        </w:rPr>
                        <w:t>gyroCoeff</w:t>
                      </w:r>
                      <w:proofErr w:type="spellEnd"/>
                      <w:r w:rsidRPr="00AF1977">
                        <w:rPr>
                          <w:rFonts w:ascii="Courier New" w:hAnsi="Courier New" w:cs="Courier New"/>
                          <w:color w:val="auto"/>
                          <w:sz w:val="20"/>
                          <w:szCs w:val="20"/>
                          <w:lang w:val="en-US"/>
                        </w:rPr>
                        <w:t xml:space="preserve"> * </w:t>
                      </w:r>
                    </w:p>
                    <w:p w14:paraId="71CDD8FB" w14:textId="40F35DDD" w:rsidR="007D5562" w:rsidRPr="00AF1977"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proofErr w:type="spellStart"/>
                      <w:proofErr w:type="gramStart"/>
                      <w:r w:rsidRPr="00AF1977">
                        <w:rPr>
                          <w:rFonts w:ascii="Courier New" w:hAnsi="Courier New" w:cs="Courier New"/>
                          <w:color w:val="auto"/>
                          <w:sz w:val="20"/>
                          <w:szCs w:val="20"/>
                          <w:lang w:val="en-US"/>
                        </w:rPr>
                        <w:t>elapsedSeconds</w:t>
                      </w:r>
                      <w:proofErr w:type="spellEnd"/>
                      <w:proofErr w:type="gramEnd"/>
                      <w:r w:rsidRPr="00AF1977">
                        <w:rPr>
                          <w:rFonts w:ascii="Courier New" w:hAnsi="Courier New" w:cs="Courier New"/>
                          <w:color w:val="auto"/>
                          <w:sz w:val="20"/>
                          <w:szCs w:val="20"/>
                          <w:lang w:val="en-US"/>
                        </w:rPr>
                        <w:t>;</w:t>
                      </w:r>
                    </w:p>
                    <w:p w14:paraId="5364CDDC" w14:textId="77777777" w:rsidR="007D5562"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33     this-&gt;</w:t>
                      </w:r>
                      <w:proofErr w:type="spellStart"/>
                      <w:r>
                        <w:rPr>
                          <w:rFonts w:ascii="Courier New" w:hAnsi="Courier New" w:cs="Courier New"/>
                          <w:color w:val="auto"/>
                          <w:sz w:val="20"/>
                          <w:szCs w:val="20"/>
                          <w:lang w:val="en-US"/>
                        </w:rPr>
                        <w:t>dZangle</w:t>
                      </w:r>
                      <w:proofErr w:type="spellEnd"/>
                      <w:proofErr w:type="gramStart"/>
                      <w:r>
                        <w:rPr>
                          <w:rFonts w:ascii="Courier New" w:hAnsi="Courier New" w:cs="Courier New"/>
                          <w:color w:val="auto"/>
                          <w:sz w:val="20"/>
                          <w:szCs w:val="20"/>
                          <w:lang w:val="en-US"/>
                        </w:rPr>
                        <w:t>=(</w:t>
                      </w:r>
                      <w:proofErr w:type="gramEnd"/>
                      <w:r>
                        <w:rPr>
                          <w:rFonts w:ascii="Courier New" w:hAnsi="Courier New" w:cs="Courier New"/>
                          <w:color w:val="auto"/>
                          <w:sz w:val="20"/>
                          <w:szCs w:val="20"/>
                          <w:lang w:val="en-US"/>
                        </w:rPr>
                        <w:t>this-&gt;</w:t>
                      </w:r>
                      <w:proofErr w:type="spellStart"/>
                      <w:r>
                        <w:rPr>
                          <w:rFonts w:ascii="Courier New" w:hAnsi="Courier New" w:cs="Courier New"/>
                          <w:color w:val="auto"/>
                          <w:sz w:val="20"/>
                          <w:szCs w:val="20"/>
                          <w:lang w:val="en-US"/>
                        </w:rPr>
                        <w:t>dZangle</w:t>
                      </w:r>
                      <w:proofErr w:type="spellEnd"/>
                      <w:r>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zRawOffset</w:t>
                      </w:r>
                      <w:proofErr w:type="spellEnd"/>
                      <w:r w:rsidRPr="00AF1977">
                        <w:rPr>
                          <w:rFonts w:ascii="Courier New" w:hAnsi="Courier New" w:cs="Courier New"/>
                          <w:color w:val="auto"/>
                          <w:sz w:val="20"/>
                          <w:szCs w:val="20"/>
                          <w:lang w:val="en-US"/>
                        </w:rPr>
                        <w:t>) * _</w:t>
                      </w:r>
                      <w:proofErr w:type="spellStart"/>
                      <w:r w:rsidRPr="00AF1977">
                        <w:rPr>
                          <w:rFonts w:ascii="Courier New" w:hAnsi="Courier New" w:cs="Courier New"/>
                          <w:color w:val="auto"/>
                          <w:sz w:val="20"/>
                          <w:szCs w:val="20"/>
                          <w:lang w:val="en-US"/>
                        </w:rPr>
                        <w:t>gyroCoeff</w:t>
                      </w:r>
                      <w:proofErr w:type="spellEnd"/>
                      <w:r w:rsidRPr="00AF1977">
                        <w:rPr>
                          <w:rFonts w:ascii="Courier New" w:hAnsi="Courier New" w:cs="Courier New"/>
                          <w:color w:val="auto"/>
                          <w:sz w:val="20"/>
                          <w:szCs w:val="20"/>
                          <w:lang w:val="en-US"/>
                        </w:rPr>
                        <w:t xml:space="preserve"> * </w:t>
                      </w:r>
                    </w:p>
                    <w:p w14:paraId="010A1491" w14:textId="152BD32F" w:rsidR="007D5562" w:rsidRPr="00AF1977"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proofErr w:type="spellStart"/>
                      <w:proofErr w:type="gramStart"/>
                      <w:r w:rsidRPr="00AF1977">
                        <w:rPr>
                          <w:rFonts w:ascii="Courier New" w:hAnsi="Courier New" w:cs="Courier New"/>
                          <w:color w:val="auto"/>
                          <w:sz w:val="20"/>
                          <w:szCs w:val="20"/>
                          <w:lang w:val="en-US"/>
                        </w:rPr>
                        <w:t>elapsedSeconds</w:t>
                      </w:r>
                      <w:proofErr w:type="spellEnd"/>
                      <w:proofErr w:type="gramEnd"/>
                      <w:r w:rsidRPr="00AF1977">
                        <w:rPr>
                          <w:rFonts w:ascii="Courier New" w:hAnsi="Courier New" w:cs="Courier New"/>
                          <w:color w:val="auto"/>
                          <w:sz w:val="20"/>
                          <w:szCs w:val="20"/>
                          <w:lang w:val="en-US"/>
                        </w:rPr>
                        <w:t>;</w:t>
                      </w:r>
                    </w:p>
                    <w:p w14:paraId="7AC3AA0E" w14:textId="653BD52C" w:rsidR="007D5562" w:rsidRPr="00722E3A"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34</w:t>
                      </w:r>
                      <w:r w:rsidRPr="00AF1977">
                        <w:rPr>
                          <w:rFonts w:ascii="Courier New" w:hAnsi="Courier New" w:cs="Courier New"/>
                          <w:color w:val="auto"/>
                          <w:sz w:val="20"/>
                          <w:szCs w:val="20"/>
                          <w:lang w:val="en-US"/>
                        </w:rPr>
                        <w:t xml:space="preserve"> </w:t>
                      </w:r>
                    </w:p>
                    <w:p w14:paraId="3F5FE1CF" w14:textId="676E9820" w:rsidR="007D5562" w:rsidRPr="00AF1977"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35</w:t>
                      </w:r>
                      <w:r w:rsidRPr="00AF1977">
                        <w:rPr>
                          <w:rFonts w:ascii="Courier New" w:hAnsi="Courier New" w:cs="Courier New"/>
                          <w:color w:val="auto"/>
                          <w:sz w:val="20"/>
                          <w:szCs w:val="20"/>
                          <w:lang w:val="en-US"/>
                        </w:rPr>
                        <w:t xml:space="preserve">     // calculate total angle</w:t>
                      </w:r>
                    </w:p>
                    <w:p w14:paraId="5C6697D7" w14:textId="5401852B" w:rsidR="007D5562" w:rsidRPr="00AF1977"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36</w:t>
                      </w:r>
                      <w:r w:rsidRPr="00AF1977">
                        <w:rPr>
                          <w:rFonts w:ascii="Courier New" w:hAnsi="Courier New" w:cs="Courier New"/>
                          <w:color w:val="auto"/>
                          <w:sz w:val="20"/>
                          <w:szCs w:val="20"/>
                          <w:lang w:val="en-US"/>
                        </w:rPr>
                        <w:t xml:space="preserve">     </w:t>
                      </w:r>
                      <w:proofErr w:type="spellStart"/>
                      <w:r w:rsidRPr="00AF1977">
                        <w:rPr>
                          <w:rFonts w:ascii="Courier New" w:hAnsi="Courier New" w:cs="Courier New"/>
                          <w:color w:val="auto"/>
                          <w:sz w:val="20"/>
                          <w:szCs w:val="20"/>
                          <w:lang w:val="en-US"/>
                        </w:rPr>
                        <w:t>Xangle</w:t>
                      </w:r>
                      <w:proofErr w:type="spellEnd"/>
                      <w:r w:rsidRPr="00AF1977">
                        <w:rPr>
                          <w:rFonts w:ascii="Courier New" w:hAnsi="Courier New" w:cs="Courier New"/>
                          <w:color w:val="auto"/>
                          <w:sz w:val="20"/>
                          <w:szCs w:val="20"/>
                          <w:lang w:val="en-US"/>
                        </w:rPr>
                        <w:t xml:space="preserve"> += this-&gt;</w:t>
                      </w:r>
                      <w:proofErr w:type="spellStart"/>
                      <w:r w:rsidRPr="00AF1977">
                        <w:rPr>
                          <w:rFonts w:ascii="Courier New" w:hAnsi="Courier New" w:cs="Courier New"/>
                          <w:color w:val="auto"/>
                          <w:sz w:val="20"/>
                          <w:szCs w:val="20"/>
                          <w:lang w:val="en-US"/>
                        </w:rPr>
                        <w:t>dXangle</w:t>
                      </w:r>
                      <w:proofErr w:type="spellEnd"/>
                      <w:r w:rsidRPr="00AF1977">
                        <w:rPr>
                          <w:rFonts w:ascii="Courier New" w:hAnsi="Courier New" w:cs="Courier New"/>
                          <w:color w:val="auto"/>
                          <w:sz w:val="20"/>
                          <w:szCs w:val="20"/>
                          <w:lang w:val="en-US"/>
                        </w:rPr>
                        <w:t>;</w:t>
                      </w:r>
                    </w:p>
                    <w:p w14:paraId="66DC048B" w14:textId="1E0F87C2" w:rsidR="007D5562" w:rsidRPr="00AF1977"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37</w:t>
                      </w:r>
                      <w:r w:rsidRPr="00AF1977">
                        <w:rPr>
                          <w:rFonts w:ascii="Courier New" w:hAnsi="Courier New" w:cs="Courier New"/>
                          <w:color w:val="auto"/>
                          <w:sz w:val="20"/>
                          <w:szCs w:val="20"/>
                          <w:lang w:val="en-US"/>
                        </w:rPr>
                        <w:t xml:space="preserve">     </w:t>
                      </w:r>
                      <w:proofErr w:type="spellStart"/>
                      <w:r w:rsidRPr="00AF1977">
                        <w:rPr>
                          <w:rFonts w:ascii="Courier New" w:hAnsi="Courier New" w:cs="Courier New"/>
                          <w:color w:val="auto"/>
                          <w:sz w:val="20"/>
                          <w:szCs w:val="20"/>
                          <w:lang w:val="en-US"/>
                        </w:rPr>
                        <w:t>Yangle</w:t>
                      </w:r>
                      <w:proofErr w:type="spellEnd"/>
                      <w:r w:rsidRPr="00AF1977">
                        <w:rPr>
                          <w:rFonts w:ascii="Courier New" w:hAnsi="Courier New" w:cs="Courier New"/>
                          <w:color w:val="auto"/>
                          <w:sz w:val="20"/>
                          <w:szCs w:val="20"/>
                          <w:lang w:val="en-US"/>
                        </w:rPr>
                        <w:t xml:space="preserve"> += this-&gt;</w:t>
                      </w:r>
                      <w:proofErr w:type="spellStart"/>
                      <w:r w:rsidRPr="00AF1977">
                        <w:rPr>
                          <w:rFonts w:ascii="Courier New" w:hAnsi="Courier New" w:cs="Courier New"/>
                          <w:color w:val="auto"/>
                          <w:sz w:val="20"/>
                          <w:szCs w:val="20"/>
                          <w:lang w:val="en-US"/>
                        </w:rPr>
                        <w:t>dYangle</w:t>
                      </w:r>
                      <w:proofErr w:type="spellEnd"/>
                      <w:r w:rsidRPr="00AF1977">
                        <w:rPr>
                          <w:rFonts w:ascii="Courier New" w:hAnsi="Courier New" w:cs="Courier New"/>
                          <w:color w:val="auto"/>
                          <w:sz w:val="20"/>
                          <w:szCs w:val="20"/>
                          <w:lang w:val="en-US"/>
                        </w:rPr>
                        <w:t>;</w:t>
                      </w:r>
                    </w:p>
                    <w:p w14:paraId="21A748DA" w14:textId="768C1167" w:rsidR="007D5562" w:rsidRPr="00AF1977"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38</w:t>
                      </w:r>
                      <w:r w:rsidRPr="00AF1977">
                        <w:rPr>
                          <w:rFonts w:ascii="Courier New" w:hAnsi="Courier New" w:cs="Courier New"/>
                          <w:color w:val="auto"/>
                          <w:sz w:val="20"/>
                          <w:szCs w:val="20"/>
                          <w:lang w:val="en-US"/>
                        </w:rPr>
                        <w:t xml:space="preserve">     </w:t>
                      </w:r>
                      <w:proofErr w:type="spellStart"/>
                      <w:r w:rsidRPr="00AF1977">
                        <w:rPr>
                          <w:rFonts w:ascii="Courier New" w:hAnsi="Courier New" w:cs="Courier New"/>
                          <w:color w:val="auto"/>
                          <w:sz w:val="20"/>
                          <w:szCs w:val="20"/>
                          <w:lang w:val="en-US"/>
                        </w:rPr>
                        <w:t>Zangle</w:t>
                      </w:r>
                      <w:proofErr w:type="spellEnd"/>
                      <w:r w:rsidRPr="00AF1977">
                        <w:rPr>
                          <w:rFonts w:ascii="Courier New" w:hAnsi="Courier New" w:cs="Courier New"/>
                          <w:color w:val="auto"/>
                          <w:sz w:val="20"/>
                          <w:szCs w:val="20"/>
                          <w:lang w:val="en-US"/>
                        </w:rPr>
                        <w:t xml:space="preserve"> += this-&gt;</w:t>
                      </w:r>
                      <w:proofErr w:type="spellStart"/>
                      <w:r w:rsidRPr="00AF1977">
                        <w:rPr>
                          <w:rFonts w:ascii="Courier New" w:hAnsi="Courier New" w:cs="Courier New"/>
                          <w:color w:val="auto"/>
                          <w:sz w:val="20"/>
                          <w:szCs w:val="20"/>
                          <w:lang w:val="en-US"/>
                        </w:rPr>
                        <w:t>dZangle</w:t>
                      </w:r>
                      <w:proofErr w:type="spellEnd"/>
                      <w:r w:rsidRPr="00AF1977">
                        <w:rPr>
                          <w:rFonts w:ascii="Courier New" w:hAnsi="Courier New" w:cs="Courier New"/>
                          <w:color w:val="auto"/>
                          <w:sz w:val="20"/>
                          <w:szCs w:val="20"/>
                          <w:lang w:val="en-US"/>
                        </w:rPr>
                        <w:t>;</w:t>
                      </w:r>
                    </w:p>
                    <w:p w14:paraId="29A28C71" w14:textId="59D521C9" w:rsidR="007D5562" w:rsidRPr="00AF1977"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39</w:t>
                      </w:r>
                      <w:r w:rsidRPr="00AF1977">
                        <w:rPr>
                          <w:rFonts w:ascii="Courier New" w:hAnsi="Courier New" w:cs="Courier New"/>
                          <w:color w:val="auto"/>
                          <w:sz w:val="20"/>
                          <w:szCs w:val="20"/>
                          <w:lang w:val="en-US"/>
                        </w:rPr>
                        <w:t xml:space="preserve"> </w:t>
                      </w:r>
                    </w:p>
                    <w:p w14:paraId="5BF29C32" w14:textId="5B424B1C" w:rsidR="007D5562" w:rsidRPr="00AF1977"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40</w:t>
                      </w:r>
                      <w:r w:rsidRPr="00AF1977">
                        <w:rPr>
                          <w:rFonts w:ascii="Courier New" w:hAnsi="Courier New" w:cs="Courier New"/>
                          <w:color w:val="auto"/>
                          <w:sz w:val="20"/>
                          <w:szCs w:val="20"/>
                          <w:lang w:val="en-US"/>
                        </w:rPr>
                        <w:t xml:space="preserve">     //modulo 360</w:t>
                      </w:r>
                    </w:p>
                    <w:p w14:paraId="055F1F81" w14:textId="07D9A817" w:rsidR="007D5562" w:rsidRPr="00AF1977"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41</w:t>
                      </w:r>
                      <w:r w:rsidRPr="00AF1977">
                        <w:rPr>
                          <w:rFonts w:ascii="Courier New" w:hAnsi="Courier New" w:cs="Courier New"/>
                          <w:color w:val="auto"/>
                          <w:sz w:val="20"/>
                          <w:szCs w:val="20"/>
                          <w:lang w:val="en-US"/>
                        </w:rPr>
                        <w:t xml:space="preserve">     </w:t>
                      </w:r>
                      <w:proofErr w:type="spellStart"/>
                      <w:r w:rsidRPr="00AF1977">
                        <w:rPr>
                          <w:rFonts w:ascii="Courier New" w:hAnsi="Courier New" w:cs="Courier New"/>
                          <w:color w:val="auto"/>
                          <w:sz w:val="20"/>
                          <w:szCs w:val="20"/>
                          <w:lang w:val="en-US"/>
                        </w:rPr>
                        <w:t>Xangle</w:t>
                      </w:r>
                      <w:proofErr w:type="spellEnd"/>
                      <w:r w:rsidRPr="00AF1977">
                        <w:rPr>
                          <w:rFonts w:ascii="Courier New" w:hAnsi="Courier New" w:cs="Courier New"/>
                          <w:color w:val="auto"/>
                          <w:sz w:val="20"/>
                          <w:szCs w:val="20"/>
                          <w:lang w:val="en-US"/>
                        </w:rPr>
                        <w:t xml:space="preserve"> -= 360 * ((</w:t>
                      </w:r>
                      <w:proofErr w:type="spellStart"/>
                      <w:r w:rsidRPr="00AF1977">
                        <w:rPr>
                          <w:rFonts w:ascii="Courier New" w:hAnsi="Courier New" w:cs="Courier New"/>
                          <w:color w:val="auto"/>
                          <w:sz w:val="20"/>
                          <w:szCs w:val="20"/>
                          <w:lang w:val="en-US"/>
                        </w:rPr>
                        <w:t>int</w:t>
                      </w:r>
                      <w:proofErr w:type="spellEnd"/>
                      <w:proofErr w:type="gramStart"/>
                      <w:r w:rsidRPr="00AF1977">
                        <w:rPr>
                          <w:rFonts w:ascii="Courier New" w:hAnsi="Courier New" w:cs="Courier New"/>
                          <w:color w:val="auto"/>
                          <w:sz w:val="20"/>
                          <w:szCs w:val="20"/>
                          <w:lang w:val="en-US"/>
                        </w:rPr>
                        <w:t>)</w:t>
                      </w:r>
                      <w:proofErr w:type="spellStart"/>
                      <w:r w:rsidRPr="00AF1977">
                        <w:rPr>
                          <w:rFonts w:ascii="Courier New" w:hAnsi="Courier New" w:cs="Courier New"/>
                          <w:color w:val="auto"/>
                          <w:sz w:val="20"/>
                          <w:szCs w:val="20"/>
                          <w:lang w:val="en-US"/>
                        </w:rPr>
                        <w:t>Xangle</w:t>
                      </w:r>
                      <w:proofErr w:type="spellEnd"/>
                      <w:proofErr w:type="gramEnd"/>
                      <w:r w:rsidRPr="00AF1977">
                        <w:rPr>
                          <w:rFonts w:ascii="Courier New" w:hAnsi="Courier New" w:cs="Courier New"/>
                          <w:color w:val="auto"/>
                          <w:sz w:val="20"/>
                          <w:szCs w:val="20"/>
                          <w:lang w:val="en-US"/>
                        </w:rPr>
                        <w:t xml:space="preserve"> / 360);</w:t>
                      </w:r>
                    </w:p>
                    <w:p w14:paraId="2D485C93" w14:textId="0875160E" w:rsidR="007D5562" w:rsidRPr="00AF1977" w:rsidRDefault="007D5562"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42</w:t>
                      </w:r>
                      <w:r w:rsidRPr="00AF1977">
                        <w:rPr>
                          <w:rFonts w:ascii="Courier New" w:hAnsi="Courier New" w:cs="Courier New"/>
                          <w:color w:val="auto"/>
                          <w:sz w:val="20"/>
                          <w:szCs w:val="20"/>
                          <w:lang w:val="en-US"/>
                        </w:rPr>
                        <w:t xml:space="preserve">     </w:t>
                      </w:r>
                      <w:proofErr w:type="spellStart"/>
                      <w:r w:rsidRPr="00AF1977">
                        <w:rPr>
                          <w:rFonts w:ascii="Courier New" w:hAnsi="Courier New" w:cs="Courier New"/>
                          <w:color w:val="auto"/>
                          <w:sz w:val="20"/>
                          <w:szCs w:val="20"/>
                          <w:lang w:val="en-US"/>
                        </w:rPr>
                        <w:t>Yangle</w:t>
                      </w:r>
                      <w:proofErr w:type="spellEnd"/>
                      <w:r w:rsidRPr="00AF1977">
                        <w:rPr>
                          <w:rFonts w:ascii="Courier New" w:hAnsi="Courier New" w:cs="Courier New"/>
                          <w:color w:val="auto"/>
                          <w:sz w:val="20"/>
                          <w:szCs w:val="20"/>
                          <w:lang w:val="en-US"/>
                        </w:rPr>
                        <w:t xml:space="preserve"> -= 360 * ((</w:t>
                      </w:r>
                      <w:proofErr w:type="spellStart"/>
                      <w:r w:rsidRPr="00AF1977">
                        <w:rPr>
                          <w:rFonts w:ascii="Courier New" w:hAnsi="Courier New" w:cs="Courier New"/>
                          <w:color w:val="auto"/>
                          <w:sz w:val="20"/>
                          <w:szCs w:val="20"/>
                          <w:lang w:val="en-US"/>
                        </w:rPr>
                        <w:t>int</w:t>
                      </w:r>
                      <w:proofErr w:type="spellEnd"/>
                      <w:proofErr w:type="gramStart"/>
                      <w:r w:rsidRPr="00AF1977">
                        <w:rPr>
                          <w:rFonts w:ascii="Courier New" w:hAnsi="Courier New" w:cs="Courier New"/>
                          <w:color w:val="auto"/>
                          <w:sz w:val="20"/>
                          <w:szCs w:val="20"/>
                          <w:lang w:val="en-US"/>
                        </w:rPr>
                        <w:t>)</w:t>
                      </w:r>
                      <w:proofErr w:type="spellStart"/>
                      <w:r w:rsidRPr="00AF1977">
                        <w:rPr>
                          <w:rFonts w:ascii="Courier New" w:hAnsi="Courier New" w:cs="Courier New"/>
                          <w:color w:val="auto"/>
                          <w:sz w:val="20"/>
                          <w:szCs w:val="20"/>
                          <w:lang w:val="en-US"/>
                        </w:rPr>
                        <w:t>Yangle</w:t>
                      </w:r>
                      <w:proofErr w:type="spellEnd"/>
                      <w:proofErr w:type="gramEnd"/>
                      <w:r w:rsidRPr="00AF1977">
                        <w:rPr>
                          <w:rFonts w:ascii="Courier New" w:hAnsi="Courier New" w:cs="Courier New"/>
                          <w:color w:val="auto"/>
                          <w:sz w:val="20"/>
                          <w:szCs w:val="20"/>
                          <w:lang w:val="en-US"/>
                        </w:rPr>
                        <w:t xml:space="preserve"> / 360);</w:t>
                      </w:r>
                    </w:p>
                    <w:p w14:paraId="3F631209" w14:textId="20E588C3" w:rsidR="007D5562" w:rsidRPr="00AF1977" w:rsidRDefault="007D5562" w:rsidP="00100CE6">
                      <w:pPr>
                        <w:pStyle w:val="Caption"/>
                        <w:spacing w:before="0" w:after="0" w:line="240" w:lineRule="auto"/>
                        <w:rPr>
                          <w:rFonts w:ascii="Courier New" w:hAnsi="Courier New" w:cs="Courier New"/>
                          <w:color w:val="auto"/>
                          <w:sz w:val="20"/>
                          <w:szCs w:val="20"/>
                        </w:rPr>
                      </w:pPr>
                      <w:proofErr w:type="gramStart"/>
                      <w:r>
                        <w:rPr>
                          <w:rFonts w:ascii="Courier New" w:hAnsi="Courier New" w:cs="Courier New"/>
                          <w:color w:val="auto"/>
                          <w:sz w:val="20"/>
                          <w:szCs w:val="20"/>
                        </w:rPr>
                        <w:t>43</w:t>
                      </w:r>
                      <w:r w:rsidRPr="00AF1977">
                        <w:rPr>
                          <w:rFonts w:ascii="Courier New" w:hAnsi="Courier New" w:cs="Courier New"/>
                          <w:color w:val="auto"/>
                          <w:sz w:val="20"/>
                          <w:szCs w:val="20"/>
                        </w:rPr>
                        <w:t xml:space="preserve">     </w:t>
                      </w:r>
                      <w:proofErr w:type="spellStart"/>
                      <w:r w:rsidRPr="00AF1977">
                        <w:rPr>
                          <w:rFonts w:ascii="Courier New" w:hAnsi="Courier New" w:cs="Courier New"/>
                          <w:color w:val="auto"/>
                          <w:sz w:val="20"/>
                          <w:szCs w:val="20"/>
                        </w:rPr>
                        <w:t>Zangle</w:t>
                      </w:r>
                      <w:proofErr w:type="spellEnd"/>
                      <w:proofErr w:type="gramEnd"/>
                      <w:r w:rsidRPr="00AF1977">
                        <w:rPr>
                          <w:rFonts w:ascii="Courier New" w:hAnsi="Courier New" w:cs="Courier New"/>
                          <w:color w:val="auto"/>
                          <w:sz w:val="20"/>
                          <w:szCs w:val="20"/>
                        </w:rPr>
                        <w:t xml:space="preserve"> -= 360 * ((</w:t>
                      </w:r>
                      <w:proofErr w:type="spellStart"/>
                      <w:r w:rsidRPr="00AF1977">
                        <w:rPr>
                          <w:rFonts w:ascii="Courier New" w:hAnsi="Courier New" w:cs="Courier New"/>
                          <w:color w:val="auto"/>
                          <w:sz w:val="20"/>
                          <w:szCs w:val="20"/>
                        </w:rPr>
                        <w:t>int</w:t>
                      </w:r>
                      <w:proofErr w:type="spellEnd"/>
                      <w:r w:rsidRPr="00AF1977">
                        <w:rPr>
                          <w:rFonts w:ascii="Courier New" w:hAnsi="Courier New" w:cs="Courier New"/>
                          <w:color w:val="auto"/>
                          <w:sz w:val="20"/>
                          <w:szCs w:val="20"/>
                        </w:rPr>
                        <w:t>)</w:t>
                      </w:r>
                      <w:proofErr w:type="spellStart"/>
                      <w:r w:rsidRPr="00AF1977">
                        <w:rPr>
                          <w:rFonts w:ascii="Courier New" w:hAnsi="Courier New" w:cs="Courier New"/>
                          <w:color w:val="auto"/>
                          <w:sz w:val="20"/>
                          <w:szCs w:val="20"/>
                        </w:rPr>
                        <w:t>Zangle</w:t>
                      </w:r>
                      <w:proofErr w:type="spellEnd"/>
                      <w:r w:rsidRPr="00AF1977">
                        <w:rPr>
                          <w:rFonts w:ascii="Courier New" w:hAnsi="Courier New" w:cs="Courier New"/>
                          <w:color w:val="auto"/>
                          <w:sz w:val="20"/>
                          <w:szCs w:val="20"/>
                        </w:rPr>
                        <w:t xml:space="preserve"> / 360);</w:t>
                      </w:r>
                      <w:r>
                        <w:rPr>
                          <w:rFonts w:ascii="Courier New" w:hAnsi="Courier New" w:cs="Courier New"/>
                          <w:color w:val="auto"/>
                          <w:sz w:val="20"/>
                          <w:szCs w:val="20"/>
                        </w:rPr>
                        <w:t>}</w:t>
                      </w:r>
                    </w:p>
                    <w:p w14:paraId="4D8B23B9" w14:textId="77777777" w:rsidR="007D5562" w:rsidRPr="00100CE6" w:rsidRDefault="007D5562" w:rsidP="00100CE6">
                      <w:pPr>
                        <w:jc w:val="center"/>
                        <w:rPr>
                          <w:lang w:val="en-US"/>
                        </w:rPr>
                      </w:pPr>
                    </w:p>
                  </w:txbxContent>
                </v:textbox>
                <w10:anchorlock/>
              </v:shape>
            </w:pict>
          </mc:Fallback>
        </mc:AlternateContent>
      </w:r>
    </w:p>
    <w:p w14:paraId="6FABB9C9" w14:textId="4D69045C" w:rsidR="00553B42" w:rsidRPr="00EF5D02" w:rsidRDefault="00553B42" w:rsidP="00EF5D02">
      <w:pPr>
        <w:pStyle w:val="Legenda"/>
        <w:suppressLineNumbers w:val="0"/>
        <w:jc w:val="center"/>
        <w:rPr>
          <w:i w:val="0"/>
          <w:color w:val="2E74B5" w:themeColor="accent1" w:themeShade="BF"/>
          <w:sz w:val="20"/>
          <w:szCs w:val="20"/>
        </w:rPr>
      </w:pPr>
      <w:r w:rsidRPr="00EF5D02">
        <w:rPr>
          <w:i w:val="0"/>
          <w:color w:val="2E74B5" w:themeColor="accent1" w:themeShade="BF"/>
          <w:sz w:val="20"/>
          <w:szCs w:val="20"/>
        </w:rPr>
        <w:t xml:space="preserve">Kod Źródłowy </w:t>
      </w:r>
      <w:r w:rsidRPr="00EF5D02">
        <w:rPr>
          <w:i w:val="0"/>
          <w:color w:val="2E74B5" w:themeColor="accent1" w:themeShade="BF"/>
          <w:sz w:val="20"/>
          <w:szCs w:val="20"/>
        </w:rPr>
        <w:fldChar w:fldCharType="begin"/>
      </w:r>
      <w:r w:rsidRPr="00EF5D02">
        <w:rPr>
          <w:i w:val="0"/>
          <w:color w:val="2E74B5" w:themeColor="accent1" w:themeShade="BF"/>
          <w:sz w:val="20"/>
          <w:szCs w:val="20"/>
        </w:rPr>
        <w:instrText xml:space="preserve"> SEQ Kod_Źródłowy \* ARABIC </w:instrText>
      </w:r>
      <w:r w:rsidRPr="00EF5D02">
        <w:rPr>
          <w:i w:val="0"/>
          <w:color w:val="2E74B5" w:themeColor="accent1" w:themeShade="BF"/>
          <w:sz w:val="20"/>
          <w:szCs w:val="20"/>
        </w:rPr>
        <w:fldChar w:fldCharType="separate"/>
      </w:r>
      <w:r w:rsidR="0026322F" w:rsidRPr="00EF5D02">
        <w:rPr>
          <w:i w:val="0"/>
          <w:color w:val="2E74B5" w:themeColor="accent1" w:themeShade="BF"/>
          <w:sz w:val="20"/>
          <w:szCs w:val="20"/>
        </w:rPr>
        <w:t>2</w:t>
      </w:r>
      <w:r w:rsidRPr="00EF5D02">
        <w:rPr>
          <w:i w:val="0"/>
          <w:color w:val="2E74B5" w:themeColor="accent1" w:themeShade="BF"/>
          <w:sz w:val="20"/>
          <w:szCs w:val="20"/>
        </w:rPr>
        <w:fldChar w:fldCharType="end"/>
      </w:r>
      <w:r w:rsidRPr="00EF5D02">
        <w:rPr>
          <w:i w:val="0"/>
          <w:color w:val="2E74B5" w:themeColor="accent1" w:themeShade="BF"/>
          <w:sz w:val="20"/>
          <w:szCs w:val="20"/>
        </w:rPr>
        <w:t xml:space="preserve">. </w:t>
      </w:r>
      <w:r w:rsidR="00F81ADD" w:rsidRPr="00EF5D02">
        <w:rPr>
          <w:i w:val="0"/>
          <w:color w:val="2E74B5" w:themeColor="accent1" w:themeShade="BF"/>
          <w:sz w:val="20"/>
          <w:szCs w:val="20"/>
        </w:rPr>
        <w:t>Metoda read</w:t>
      </w:r>
      <w:r w:rsidRPr="00EF5D02">
        <w:rPr>
          <w:i w:val="0"/>
          <w:color w:val="2E74B5" w:themeColor="accent1" w:themeShade="BF"/>
          <w:sz w:val="20"/>
          <w:szCs w:val="20"/>
        </w:rPr>
        <w:t xml:space="preserve"> klasy Gyro</w:t>
      </w:r>
    </w:p>
    <w:p w14:paraId="49CDC088" w14:textId="77777777" w:rsidR="00B35CC6" w:rsidRDefault="009E020A" w:rsidP="00D61714">
      <w:pPr>
        <w:pStyle w:val="Legenda"/>
        <w:suppressLineNumbers w:val="0"/>
        <w:jc w:val="both"/>
        <w:rPr>
          <w:i w:val="0"/>
          <w:color w:val="auto"/>
        </w:rPr>
      </w:pPr>
      <w:r w:rsidRPr="00D61714">
        <w:rPr>
          <w:i w:val="0"/>
          <w:color w:val="auto"/>
        </w:rPr>
        <w:lastRenderedPageBreak/>
        <w:t>Metoda „read”</w:t>
      </w:r>
      <w:r w:rsidR="008E7BD6">
        <w:rPr>
          <w:i w:val="0"/>
          <w:color w:val="auto"/>
        </w:rPr>
        <w:t xml:space="preserve"> (kod źródłowy 2)</w:t>
      </w:r>
      <w:r w:rsidRPr="00D61714">
        <w:rPr>
          <w:i w:val="0"/>
          <w:color w:val="auto"/>
        </w:rPr>
        <w:t xml:space="preserve"> pobiera prędkość kątową z żyroskopu(linia 27), następnie oblicza </w:t>
      </w:r>
      <w:r w:rsidR="00EA0CAD" w:rsidRPr="00D61714">
        <w:rPr>
          <w:i w:val="0"/>
          <w:color w:val="auto"/>
        </w:rPr>
        <w:t xml:space="preserve">odchylenie w czasie </w:t>
      </w:r>
      <w:r w:rsidR="00F360A8" w:rsidRPr="00D61714">
        <w:rPr>
          <w:i w:val="0"/>
          <w:color w:val="auto"/>
        </w:rPr>
        <w:t>od ostatniego pomiaru</w:t>
      </w:r>
      <w:r w:rsidRPr="00D61714">
        <w:rPr>
          <w:i w:val="0"/>
          <w:color w:val="auto"/>
        </w:rPr>
        <w:t xml:space="preserve"> za pomocą wzoru w linii 32, po czym dodaje do </w:t>
      </w:r>
      <w:r w:rsidR="00EA0CAD" w:rsidRPr="00D61714">
        <w:rPr>
          <w:i w:val="0"/>
          <w:color w:val="auto"/>
        </w:rPr>
        <w:t>odchylenia</w:t>
      </w:r>
      <w:r w:rsidRPr="00D61714">
        <w:rPr>
          <w:i w:val="0"/>
          <w:color w:val="auto"/>
        </w:rPr>
        <w:t xml:space="preserve"> zmierzonego podczas </w:t>
      </w:r>
      <w:r w:rsidR="00B94F4D" w:rsidRPr="00D61714">
        <w:rPr>
          <w:i w:val="0"/>
          <w:color w:val="auto"/>
        </w:rPr>
        <w:t>wcześniejszych pomiarów</w:t>
      </w:r>
      <w:r w:rsidR="00803F0D" w:rsidRPr="00D61714">
        <w:rPr>
          <w:i w:val="0"/>
          <w:color w:val="auto"/>
        </w:rPr>
        <w:t>(linia 37)</w:t>
      </w:r>
      <w:r w:rsidRPr="00D61714">
        <w:rPr>
          <w:i w:val="0"/>
          <w:color w:val="auto"/>
        </w:rPr>
        <w:t xml:space="preserve">. Wzór w linii 42 zapobiega wartości </w:t>
      </w:r>
      <w:r w:rsidR="00EA0CAD" w:rsidRPr="00D61714">
        <w:rPr>
          <w:i w:val="0"/>
          <w:color w:val="auto"/>
        </w:rPr>
        <w:t>odchylenia</w:t>
      </w:r>
      <w:r w:rsidRPr="00D61714">
        <w:rPr>
          <w:i w:val="0"/>
          <w:color w:val="auto"/>
        </w:rPr>
        <w:t xml:space="preserve"> przekroczenie 360</w:t>
      </w:r>
      <w:r w:rsidRPr="00D61714">
        <w:rPr>
          <w:rFonts w:cs="Times New Roman"/>
          <w:i w:val="0"/>
          <w:color w:val="auto"/>
        </w:rPr>
        <w:t>°</w:t>
      </w:r>
      <w:r w:rsidRPr="00D61714">
        <w:rPr>
          <w:i w:val="0"/>
          <w:color w:val="auto"/>
        </w:rPr>
        <w:t>.</w:t>
      </w:r>
    </w:p>
    <w:p w14:paraId="188FACC4" w14:textId="755FFA91" w:rsidR="00EC5128" w:rsidRPr="00D61714" w:rsidRDefault="00B35CC6" w:rsidP="00D61714">
      <w:pPr>
        <w:pStyle w:val="Legenda"/>
        <w:suppressLineNumbers w:val="0"/>
        <w:jc w:val="both"/>
        <w:rPr>
          <w:i w:val="0"/>
          <w:color w:val="auto"/>
        </w:rPr>
      </w:pPr>
      <w:r w:rsidRPr="00D61714">
        <w:rPr>
          <w:rFonts w:ascii="Courier New" w:hAnsi="Courier New" w:cs="Courier New"/>
          <w:i w:val="0"/>
          <w:iCs w:val="0"/>
          <w:noProof/>
          <w:sz w:val="20"/>
          <w:szCs w:val="20"/>
        </w:rPr>
        <mc:AlternateContent>
          <mc:Choice Requires="wps">
            <w:drawing>
              <wp:inline distT="0" distB="0" distL="0" distR="0" wp14:anchorId="57927BC7" wp14:editId="26B6B1BF">
                <wp:extent cx="5760085" cy="2275167"/>
                <wp:effectExtent l="0" t="0" r="12065" b="11430"/>
                <wp:docPr id="30" name="Text Box 30"/>
                <wp:cNvGraphicFramePr/>
                <a:graphic xmlns:a="http://schemas.openxmlformats.org/drawingml/2006/main">
                  <a:graphicData uri="http://schemas.microsoft.com/office/word/2010/wordprocessingShape">
                    <wps:wsp>
                      <wps:cNvSpPr txBox="1"/>
                      <wps:spPr>
                        <a:xfrm>
                          <a:off x="0" y="0"/>
                          <a:ext cx="5760085" cy="2275167"/>
                        </a:xfrm>
                        <a:prstGeom prst="rect">
                          <a:avLst/>
                        </a:prstGeom>
                        <a:ln w="3175">
                          <a:solidFill>
                            <a:schemeClr val="bg2">
                              <a:lumMod val="90000"/>
                            </a:schemeClr>
                          </a:solidFill>
                        </a:ln>
                      </wps:spPr>
                      <wps:style>
                        <a:lnRef idx="2">
                          <a:schemeClr val="accent3"/>
                        </a:lnRef>
                        <a:fillRef idx="1">
                          <a:schemeClr val="lt1"/>
                        </a:fillRef>
                        <a:effectRef idx="0">
                          <a:schemeClr val="accent3"/>
                        </a:effectRef>
                        <a:fontRef idx="minor">
                          <a:schemeClr val="dk1"/>
                        </a:fontRef>
                      </wps:style>
                      <wps:txbx>
                        <w:txbxContent>
                          <w:p w14:paraId="741FC5CA" w14:textId="77777777" w:rsidR="007D5562" w:rsidRPr="00722E3A" w:rsidRDefault="007D5562" w:rsidP="00B35CC6">
                            <w:pPr>
                              <w:pStyle w:val="Legenda"/>
                              <w:spacing w:before="0" w:after="0" w:line="240" w:lineRule="auto"/>
                              <w:jc w:val="both"/>
                              <w:rPr>
                                <w:rFonts w:ascii="Courier New" w:hAnsi="Courier New" w:cs="Courier New"/>
                                <w:i w:val="0"/>
                                <w:color w:val="auto"/>
                                <w:sz w:val="20"/>
                                <w:szCs w:val="20"/>
                                <w:lang w:val="en-US"/>
                                <w14:textOutline w14:w="9525" w14:cap="rnd" w14:cmpd="sng" w14:algn="ctr">
                                  <w14:noFill/>
                                  <w14:prstDash w14:val="solid"/>
                                  <w14:bevel/>
                                </w14:textOutline>
                              </w:rPr>
                            </w:pPr>
                            <w:r w:rsidRPr="007708A0">
                              <w:rPr>
                                <w:rFonts w:ascii="Courier New" w:hAnsi="Courier New" w:cs="Courier New"/>
                                <w:i w:val="0"/>
                                <w:color w:val="auto"/>
                                <w:sz w:val="20"/>
                                <w:szCs w:val="20"/>
                                <w:lang w:val="en-US"/>
                              </w:rPr>
                              <w:t>1 void Accel::read() {</w:t>
                            </w:r>
                          </w:p>
                          <w:p w14:paraId="01F3BB2A" w14:textId="77777777" w:rsidR="007D5562" w:rsidRPr="00BF22C4" w:rsidRDefault="007D5562" w:rsidP="00B35CC6">
                            <w:pPr>
                              <w:pStyle w:val="Legenda"/>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2     // read raw data</w:t>
                            </w:r>
                          </w:p>
                          <w:p w14:paraId="7E5FF992" w14:textId="77777777" w:rsidR="007D5562" w:rsidRPr="00BF22C4" w:rsidRDefault="007D5562" w:rsidP="00B35CC6">
                            <w:pPr>
                              <w:pStyle w:val="Legenda"/>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3     double accel_x_out = i2cReadWord(_handle, _address.ACCEL_XOUT);</w:t>
                            </w:r>
                          </w:p>
                          <w:p w14:paraId="42F6428A" w14:textId="77777777" w:rsidR="007D5562" w:rsidRPr="00BF22C4" w:rsidRDefault="007D5562" w:rsidP="00B35CC6">
                            <w:pPr>
                              <w:pStyle w:val="Legenda"/>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4     double accel_y_out = i2cReadWord(_handle, _address.ACCEL_YOUT);</w:t>
                            </w:r>
                          </w:p>
                          <w:p w14:paraId="7C637348" w14:textId="77777777" w:rsidR="007D5562" w:rsidRPr="00722E3A" w:rsidRDefault="007D5562" w:rsidP="00B35CC6">
                            <w:pPr>
                              <w:pStyle w:val="Legenda"/>
                              <w:spacing w:before="0" w:after="0" w:line="240" w:lineRule="auto"/>
                              <w:jc w:val="both"/>
                              <w:rPr>
                                <w:rFonts w:ascii="Courier New" w:hAnsi="Courier New" w:cs="Courier New"/>
                                <w:i w:val="0"/>
                                <w:color w:val="auto"/>
                                <w:sz w:val="20"/>
                                <w:szCs w:val="20"/>
                                <w:lang w:val="en-US"/>
                                <w14:textOutline w14:w="9525" w14:cap="rnd" w14:cmpd="sng" w14:algn="ctr">
                                  <w14:solidFill>
                                    <w14:srgbClr w14:val="000000"/>
                                  </w14:solidFill>
                                  <w14:prstDash w14:val="solid"/>
                                  <w14:bevel/>
                                </w14:textOutline>
                              </w:rPr>
                            </w:pPr>
                            <w:r w:rsidRPr="00BF22C4">
                              <w:rPr>
                                <w:rFonts w:ascii="Courier New" w:hAnsi="Courier New" w:cs="Courier New"/>
                                <w:i w:val="0"/>
                                <w:color w:val="auto"/>
                                <w:sz w:val="20"/>
                                <w:szCs w:val="20"/>
                                <w:lang w:val="en-US"/>
                              </w:rPr>
                              <w:t>5     double accel_z_out = i2cReadWord(_handle, _address.ACCEL_ZOUT);</w:t>
                            </w:r>
                          </w:p>
                          <w:p w14:paraId="0E4A987B" w14:textId="77777777" w:rsidR="007D5562" w:rsidRPr="00BF22C4" w:rsidRDefault="007D5562" w:rsidP="00B35CC6">
                            <w:pPr>
                              <w:pStyle w:val="Legenda"/>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6 </w:t>
                            </w:r>
                          </w:p>
                          <w:p w14:paraId="5EC85BF5" w14:textId="77777777" w:rsidR="007D5562" w:rsidRPr="00BF22C4" w:rsidRDefault="007D5562" w:rsidP="00B35CC6">
                            <w:pPr>
                              <w:pStyle w:val="Legenda"/>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7     // scale values</w:t>
                            </w:r>
                          </w:p>
                          <w:p w14:paraId="477CA576" w14:textId="77777777" w:rsidR="007D5562" w:rsidRPr="00BF22C4" w:rsidRDefault="007D5562" w:rsidP="00B35CC6">
                            <w:pPr>
                              <w:pStyle w:val="Legenda"/>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8     accel_x_out *= _accelCoeff;</w:t>
                            </w:r>
                          </w:p>
                          <w:p w14:paraId="13E48972" w14:textId="77777777" w:rsidR="007D5562" w:rsidRPr="00BF22C4" w:rsidRDefault="007D5562" w:rsidP="00B35CC6">
                            <w:pPr>
                              <w:pStyle w:val="Legenda"/>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9     accel_y_out *= _accelCoeff;</w:t>
                            </w:r>
                          </w:p>
                          <w:p w14:paraId="41798B44" w14:textId="77777777" w:rsidR="007D5562" w:rsidRPr="00BF22C4" w:rsidRDefault="007D5562" w:rsidP="00B35CC6">
                            <w:pPr>
                              <w:pStyle w:val="Legenda"/>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10     accel_z_out *= _accelCoeff;</w:t>
                            </w:r>
                          </w:p>
                          <w:p w14:paraId="6EE09A06" w14:textId="77777777" w:rsidR="007D5562" w:rsidRPr="00BF22C4" w:rsidRDefault="007D5562" w:rsidP="00B35CC6">
                            <w:pPr>
                              <w:pStyle w:val="Legenda"/>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11 </w:t>
                            </w:r>
                          </w:p>
                          <w:p w14:paraId="3981CEB8" w14:textId="77777777" w:rsidR="007D5562" w:rsidRPr="00BF22C4" w:rsidRDefault="007D5562" w:rsidP="00B35CC6">
                            <w:pPr>
                              <w:pStyle w:val="Legenda"/>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12     // calculate angles</w:t>
                            </w:r>
                          </w:p>
                          <w:p w14:paraId="43E42A1B" w14:textId="77777777" w:rsidR="007D5562" w:rsidRPr="00BF22C4" w:rsidRDefault="007D5562" w:rsidP="00B35CC6">
                            <w:pPr>
                              <w:pStyle w:val="Legenda"/>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13     this-&gt;Xangle = 57.295 * atan2(accel_y_out, accel_z_out);</w:t>
                            </w:r>
                          </w:p>
                          <w:p w14:paraId="23302FAB" w14:textId="77777777" w:rsidR="007D5562" w:rsidRPr="00BF22C4" w:rsidRDefault="007D5562" w:rsidP="00B35CC6">
                            <w:pPr>
                              <w:pStyle w:val="Legenda"/>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14     this-&gt;Yangle = 57.295 * atan2(accel_x_out, accel_z_out);</w:t>
                            </w:r>
                          </w:p>
                          <w:p w14:paraId="0AA16F24" w14:textId="77777777" w:rsidR="007D5562" w:rsidRDefault="007D5562" w:rsidP="00B35CC6">
                            <w:pPr>
                              <w:pStyle w:val="Legenda"/>
                              <w:keepNext/>
                              <w:spacing w:before="0" w:after="0" w:line="240" w:lineRule="auto"/>
                              <w:jc w:val="both"/>
                              <w:rPr>
                                <w:rFonts w:ascii="Courier New" w:hAnsi="Courier New" w:cs="Courier New"/>
                                <w:i w:val="0"/>
                                <w:color w:val="auto"/>
                                <w:sz w:val="20"/>
                                <w:szCs w:val="20"/>
                              </w:rPr>
                            </w:pPr>
                            <w:r w:rsidRPr="00BF22C4">
                              <w:rPr>
                                <w:rFonts w:ascii="Courier New" w:hAnsi="Courier New" w:cs="Courier New"/>
                                <w:i w:val="0"/>
                                <w:color w:val="auto"/>
                                <w:sz w:val="20"/>
                                <w:szCs w:val="20"/>
                              </w:rPr>
                              <w:t>15 }</w:t>
                            </w:r>
                          </w:p>
                          <w:p w14:paraId="6E317E82" w14:textId="77777777" w:rsidR="007D5562" w:rsidRDefault="007D5562" w:rsidP="00B35C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927BC7" id="Text Box 30" o:spid="_x0000_s1037" type="#_x0000_t202" style="width:453.55pt;height:17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" fillcolor="white [3201]" strokecolor="#cfcdcd [2894]" strokeweight=".25pt">
                <v:textbox>
                  <w:txbxContent>
                    <w:p w14:paraId="741FC5CA" w14:textId="77777777" w:rsidR="007D5562" w:rsidRPr="00722E3A" w:rsidRDefault="007D5562" w:rsidP="00B35CC6">
                      <w:pPr>
                        <w:pStyle w:val="Caption"/>
                        <w:spacing w:before="0" w:after="0" w:line="240" w:lineRule="auto"/>
                        <w:jc w:val="both"/>
                        <w:rPr>
                          <w:rFonts w:ascii="Courier New" w:hAnsi="Courier New" w:cs="Courier New"/>
                          <w:i w:val="0"/>
                          <w:color w:val="auto"/>
                          <w:sz w:val="20"/>
                          <w:szCs w:val="20"/>
                          <w:lang w:val="en-US"/>
                          <w14:textOutline w14:w="9525" w14:cap="rnd" w14:cmpd="sng" w14:algn="ctr">
                            <w14:noFill/>
                            <w14:prstDash w14:val="solid"/>
                            <w14:bevel/>
                          </w14:textOutline>
                        </w:rPr>
                      </w:pPr>
                      <w:r w:rsidRPr="007708A0">
                        <w:rPr>
                          <w:rFonts w:ascii="Courier New" w:hAnsi="Courier New" w:cs="Courier New"/>
                          <w:i w:val="0"/>
                          <w:color w:val="auto"/>
                          <w:sz w:val="20"/>
                          <w:szCs w:val="20"/>
                          <w:lang w:val="en-US"/>
                        </w:rPr>
                        <w:t xml:space="preserve">1 void </w:t>
                      </w:r>
                      <w:proofErr w:type="spellStart"/>
                      <w:r w:rsidRPr="007708A0">
                        <w:rPr>
                          <w:rFonts w:ascii="Courier New" w:hAnsi="Courier New" w:cs="Courier New"/>
                          <w:i w:val="0"/>
                          <w:color w:val="auto"/>
                          <w:sz w:val="20"/>
                          <w:szCs w:val="20"/>
                          <w:lang w:val="en-US"/>
                        </w:rPr>
                        <w:t>Accel</w:t>
                      </w:r>
                      <w:proofErr w:type="spellEnd"/>
                      <w:r w:rsidRPr="007708A0">
                        <w:rPr>
                          <w:rFonts w:ascii="Courier New" w:hAnsi="Courier New" w:cs="Courier New"/>
                          <w:i w:val="0"/>
                          <w:color w:val="auto"/>
                          <w:sz w:val="20"/>
                          <w:szCs w:val="20"/>
                          <w:lang w:val="en-US"/>
                        </w:rPr>
                        <w:t>::</w:t>
                      </w:r>
                      <w:proofErr w:type="gramStart"/>
                      <w:r w:rsidRPr="007708A0">
                        <w:rPr>
                          <w:rFonts w:ascii="Courier New" w:hAnsi="Courier New" w:cs="Courier New"/>
                          <w:i w:val="0"/>
                          <w:color w:val="auto"/>
                          <w:sz w:val="20"/>
                          <w:szCs w:val="20"/>
                          <w:lang w:val="en-US"/>
                        </w:rPr>
                        <w:t>read(</w:t>
                      </w:r>
                      <w:proofErr w:type="gramEnd"/>
                      <w:r w:rsidRPr="007708A0">
                        <w:rPr>
                          <w:rFonts w:ascii="Courier New" w:hAnsi="Courier New" w:cs="Courier New"/>
                          <w:i w:val="0"/>
                          <w:color w:val="auto"/>
                          <w:sz w:val="20"/>
                          <w:szCs w:val="20"/>
                          <w:lang w:val="en-US"/>
                        </w:rPr>
                        <w:t>) {</w:t>
                      </w:r>
                    </w:p>
                    <w:p w14:paraId="01F3BB2A" w14:textId="77777777" w:rsidR="007D5562" w:rsidRPr="00BF22C4" w:rsidRDefault="007D5562" w:rsidP="00B35CC6">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2     // read raw data</w:t>
                      </w:r>
                    </w:p>
                    <w:p w14:paraId="7E5FF992" w14:textId="77777777" w:rsidR="007D5562" w:rsidRPr="00BF22C4" w:rsidRDefault="007D5562" w:rsidP="00B35CC6">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3     double </w:t>
                      </w:r>
                      <w:proofErr w:type="spellStart"/>
                      <w:r w:rsidRPr="00BF22C4">
                        <w:rPr>
                          <w:rFonts w:ascii="Courier New" w:hAnsi="Courier New" w:cs="Courier New"/>
                          <w:i w:val="0"/>
                          <w:color w:val="auto"/>
                          <w:sz w:val="20"/>
                          <w:szCs w:val="20"/>
                          <w:lang w:val="en-US"/>
                        </w:rPr>
                        <w:t>accel_x_out</w:t>
                      </w:r>
                      <w:proofErr w:type="spellEnd"/>
                      <w:r w:rsidRPr="00BF22C4">
                        <w:rPr>
                          <w:rFonts w:ascii="Courier New" w:hAnsi="Courier New" w:cs="Courier New"/>
                          <w:i w:val="0"/>
                          <w:color w:val="auto"/>
                          <w:sz w:val="20"/>
                          <w:szCs w:val="20"/>
                          <w:lang w:val="en-US"/>
                        </w:rPr>
                        <w:t xml:space="preserve"> = </w:t>
                      </w:r>
                      <w:proofErr w:type="gramStart"/>
                      <w:r w:rsidRPr="00BF22C4">
                        <w:rPr>
                          <w:rFonts w:ascii="Courier New" w:hAnsi="Courier New" w:cs="Courier New"/>
                          <w:i w:val="0"/>
                          <w:color w:val="auto"/>
                          <w:sz w:val="20"/>
                          <w:szCs w:val="20"/>
                          <w:lang w:val="en-US"/>
                        </w:rPr>
                        <w:t>i2cReadWord(</w:t>
                      </w:r>
                      <w:proofErr w:type="gramEnd"/>
                      <w:r w:rsidRPr="00BF22C4">
                        <w:rPr>
                          <w:rFonts w:ascii="Courier New" w:hAnsi="Courier New" w:cs="Courier New"/>
                          <w:i w:val="0"/>
                          <w:color w:val="auto"/>
                          <w:sz w:val="20"/>
                          <w:szCs w:val="20"/>
                          <w:lang w:val="en-US"/>
                        </w:rPr>
                        <w:t>_handle, _</w:t>
                      </w:r>
                      <w:proofErr w:type="spellStart"/>
                      <w:r w:rsidRPr="00BF22C4">
                        <w:rPr>
                          <w:rFonts w:ascii="Courier New" w:hAnsi="Courier New" w:cs="Courier New"/>
                          <w:i w:val="0"/>
                          <w:color w:val="auto"/>
                          <w:sz w:val="20"/>
                          <w:szCs w:val="20"/>
                          <w:lang w:val="en-US"/>
                        </w:rPr>
                        <w:t>address.ACCEL_XOUT</w:t>
                      </w:r>
                      <w:proofErr w:type="spellEnd"/>
                      <w:r w:rsidRPr="00BF22C4">
                        <w:rPr>
                          <w:rFonts w:ascii="Courier New" w:hAnsi="Courier New" w:cs="Courier New"/>
                          <w:i w:val="0"/>
                          <w:color w:val="auto"/>
                          <w:sz w:val="20"/>
                          <w:szCs w:val="20"/>
                          <w:lang w:val="en-US"/>
                        </w:rPr>
                        <w:t>);</w:t>
                      </w:r>
                    </w:p>
                    <w:p w14:paraId="42F6428A" w14:textId="77777777" w:rsidR="007D5562" w:rsidRPr="00BF22C4" w:rsidRDefault="007D5562" w:rsidP="00B35CC6">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4     double </w:t>
                      </w:r>
                      <w:proofErr w:type="spellStart"/>
                      <w:r w:rsidRPr="00BF22C4">
                        <w:rPr>
                          <w:rFonts w:ascii="Courier New" w:hAnsi="Courier New" w:cs="Courier New"/>
                          <w:i w:val="0"/>
                          <w:color w:val="auto"/>
                          <w:sz w:val="20"/>
                          <w:szCs w:val="20"/>
                          <w:lang w:val="en-US"/>
                        </w:rPr>
                        <w:t>accel_y_out</w:t>
                      </w:r>
                      <w:proofErr w:type="spellEnd"/>
                      <w:r w:rsidRPr="00BF22C4">
                        <w:rPr>
                          <w:rFonts w:ascii="Courier New" w:hAnsi="Courier New" w:cs="Courier New"/>
                          <w:i w:val="0"/>
                          <w:color w:val="auto"/>
                          <w:sz w:val="20"/>
                          <w:szCs w:val="20"/>
                          <w:lang w:val="en-US"/>
                        </w:rPr>
                        <w:t xml:space="preserve"> = </w:t>
                      </w:r>
                      <w:proofErr w:type="gramStart"/>
                      <w:r w:rsidRPr="00BF22C4">
                        <w:rPr>
                          <w:rFonts w:ascii="Courier New" w:hAnsi="Courier New" w:cs="Courier New"/>
                          <w:i w:val="0"/>
                          <w:color w:val="auto"/>
                          <w:sz w:val="20"/>
                          <w:szCs w:val="20"/>
                          <w:lang w:val="en-US"/>
                        </w:rPr>
                        <w:t>i2cReadWord(</w:t>
                      </w:r>
                      <w:proofErr w:type="gramEnd"/>
                      <w:r w:rsidRPr="00BF22C4">
                        <w:rPr>
                          <w:rFonts w:ascii="Courier New" w:hAnsi="Courier New" w:cs="Courier New"/>
                          <w:i w:val="0"/>
                          <w:color w:val="auto"/>
                          <w:sz w:val="20"/>
                          <w:szCs w:val="20"/>
                          <w:lang w:val="en-US"/>
                        </w:rPr>
                        <w:t>_handle, _</w:t>
                      </w:r>
                      <w:proofErr w:type="spellStart"/>
                      <w:r w:rsidRPr="00BF22C4">
                        <w:rPr>
                          <w:rFonts w:ascii="Courier New" w:hAnsi="Courier New" w:cs="Courier New"/>
                          <w:i w:val="0"/>
                          <w:color w:val="auto"/>
                          <w:sz w:val="20"/>
                          <w:szCs w:val="20"/>
                          <w:lang w:val="en-US"/>
                        </w:rPr>
                        <w:t>address.ACCEL_YOUT</w:t>
                      </w:r>
                      <w:proofErr w:type="spellEnd"/>
                      <w:r w:rsidRPr="00BF22C4">
                        <w:rPr>
                          <w:rFonts w:ascii="Courier New" w:hAnsi="Courier New" w:cs="Courier New"/>
                          <w:i w:val="0"/>
                          <w:color w:val="auto"/>
                          <w:sz w:val="20"/>
                          <w:szCs w:val="20"/>
                          <w:lang w:val="en-US"/>
                        </w:rPr>
                        <w:t>);</w:t>
                      </w:r>
                    </w:p>
                    <w:p w14:paraId="7C637348" w14:textId="77777777" w:rsidR="007D5562" w:rsidRPr="00722E3A" w:rsidRDefault="007D5562" w:rsidP="00B35CC6">
                      <w:pPr>
                        <w:pStyle w:val="Caption"/>
                        <w:spacing w:before="0" w:after="0" w:line="240" w:lineRule="auto"/>
                        <w:jc w:val="both"/>
                        <w:rPr>
                          <w:rFonts w:ascii="Courier New" w:hAnsi="Courier New" w:cs="Courier New"/>
                          <w:i w:val="0"/>
                          <w:color w:val="auto"/>
                          <w:sz w:val="20"/>
                          <w:szCs w:val="20"/>
                          <w:lang w:val="en-US"/>
                          <w14:textOutline w14:w="9525" w14:cap="rnd" w14:cmpd="sng" w14:algn="ctr">
                            <w14:solidFill>
                              <w14:srgbClr w14:val="000000"/>
                            </w14:solidFill>
                            <w14:prstDash w14:val="solid"/>
                            <w14:bevel/>
                          </w14:textOutline>
                        </w:rPr>
                      </w:pPr>
                      <w:r w:rsidRPr="00BF22C4">
                        <w:rPr>
                          <w:rFonts w:ascii="Courier New" w:hAnsi="Courier New" w:cs="Courier New"/>
                          <w:i w:val="0"/>
                          <w:color w:val="auto"/>
                          <w:sz w:val="20"/>
                          <w:szCs w:val="20"/>
                          <w:lang w:val="en-US"/>
                        </w:rPr>
                        <w:t xml:space="preserve">5     double </w:t>
                      </w:r>
                      <w:proofErr w:type="spellStart"/>
                      <w:r w:rsidRPr="00BF22C4">
                        <w:rPr>
                          <w:rFonts w:ascii="Courier New" w:hAnsi="Courier New" w:cs="Courier New"/>
                          <w:i w:val="0"/>
                          <w:color w:val="auto"/>
                          <w:sz w:val="20"/>
                          <w:szCs w:val="20"/>
                          <w:lang w:val="en-US"/>
                        </w:rPr>
                        <w:t>accel_z_out</w:t>
                      </w:r>
                      <w:proofErr w:type="spellEnd"/>
                      <w:r w:rsidRPr="00BF22C4">
                        <w:rPr>
                          <w:rFonts w:ascii="Courier New" w:hAnsi="Courier New" w:cs="Courier New"/>
                          <w:i w:val="0"/>
                          <w:color w:val="auto"/>
                          <w:sz w:val="20"/>
                          <w:szCs w:val="20"/>
                          <w:lang w:val="en-US"/>
                        </w:rPr>
                        <w:t xml:space="preserve"> = </w:t>
                      </w:r>
                      <w:proofErr w:type="gramStart"/>
                      <w:r w:rsidRPr="00BF22C4">
                        <w:rPr>
                          <w:rFonts w:ascii="Courier New" w:hAnsi="Courier New" w:cs="Courier New"/>
                          <w:i w:val="0"/>
                          <w:color w:val="auto"/>
                          <w:sz w:val="20"/>
                          <w:szCs w:val="20"/>
                          <w:lang w:val="en-US"/>
                        </w:rPr>
                        <w:t>i2cReadWord(</w:t>
                      </w:r>
                      <w:proofErr w:type="gramEnd"/>
                      <w:r w:rsidRPr="00BF22C4">
                        <w:rPr>
                          <w:rFonts w:ascii="Courier New" w:hAnsi="Courier New" w:cs="Courier New"/>
                          <w:i w:val="0"/>
                          <w:color w:val="auto"/>
                          <w:sz w:val="20"/>
                          <w:szCs w:val="20"/>
                          <w:lang w:val="en-US"/>
                        </w:rPr>
                        <w:t>_handle, _</w:t>
                      </w:r>
                      <w:proofErr w:type="spellStart"/>
                      <w:r w:rsidRPr="00BF22C4">
                        <w:rPr>
                          <w:rFonts w:ascii="Courier New" w:hAnsi="Courier New" w:cs="Courier New"/>
                          <w:i w:val="0"/>
                          <w:color w:val="auto"/>
                          <w:sz w:val="20"/>
                          <w:szCs w:val="20"/>
                          <w:lang w:val="en-US"/>
                        </w:rPr>
                        <w:t>address.ACCEL_ZOUT</w:t>
                      </w:r>
                      <w:proofErr w:type="spellEnd"/>
                      <w:r w:rsidRPr="00BF22C4">
                        <w:rPr>
                          <w:rFonts w:ascii="Courier New" w:hAnsi="Courier New" w:cs="Courier New"/>
                          <w:i w:val="0"/>
                          <w:color w:val="auto"/>
                          <w:sz w:val="20"/>
                          <w:szCs w:val="20"/>
                          <w:lang w:val="en-US"/>
                        </w:rPr>
                        <w:t>);</w:t>
                      </w:r>
                    </w:p>
                    <w:p w14:paraId="0E4A987B" w14:textId="77777777" w:rsidR="007D5562" w:rsidRPr="00BF22C4" w:rsidRDefault="007D5562" w:rsidP="00B35CC6">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6 </w:t>
                      </w:r>
                    </w:p>
                    <w:p w14:paraId="5EC85BF5" w14:textId="77777777" w:rsidR="007D5562" w:rsidRPr="00BF22C4" w:rsidRDefault="007D5562" w:rsidP="00B35CC6">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7     // scale values</w:t>
                      </w:r>
                    </w:p>
                    <w:p w14:paraId="477CA576" w14:textId="77777777" w:rsidR="007D5562" w:rsidRPr="00BF22C4" w:rsidRDefault="007D5562" w:rsidP="00B35CC6">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8     </w:t>
                      </w:r>
                      <w:proofErr w:type="spellStart"/>
                      <w:r w:rsidRPr="00BF22C4">
                        <w:rPr>
                          <w:rFonts w:ascii="Courier New" w:hAnsi="Courier New" w:cs="Courier New"/>
                          <w:i w:val="0"/>
                          <w:color w:val="auto"/>
                          <w:sz w:val="20"/>
                          <w:szCs w:val="20"/>
                          <w:lang w:val="en-US"/>
                        </w:rPr>
                        <w:t>accel_x_out</w:t>
                      </w:r>
                      <w:proofErr w:type="spellEnd"/>
                      <w:r w:rsidRPr="00BF22C4">
                        <w:rPr>
                          <w:rFonts w:ascii="Courier New" w:hAnsi="Courier New" w:cs="Courier New"/>
                          <w:i w:val="0"/>
                          <w:color w:val="auto"/>
                          <w:sz w:val="20"/>
                          <w:szCs w:val="20"/>
                          <w:lang w:val="en-US"/>
                        </w:rPr>
                        <w:t xml:space="preserve"> *= _</w:t>
                      </w:r>
                      <w:proofErr w:type="spellStart"/>
                      <w:r w:rsidRPr="00BF22C4">
                        <w:rPr>
                          <w:rFonts w:ascii="Courier New" w:hAnsi="Courier New" w:cs="Courier New"/>
                          <w:i w:val="0"/>
                          <w:color w:val="auto"/>
                          <w:sz w:val="20"/>
                          <w:szCs w:val="20"/>
                          <w:lang w:val="en-US"/>
                        </w:rPr>
                        <w:t>accelCoeff</w:t>
                      </w:r>
                      <w:proofErr w:type="spellEnd"/>
                      <w:r w:rsidRPr="00BF22C4">
                        <w:rPr>
                          <w:rFonts w:ascii="Courier New" w:hAnsi="Courier New" w:cs="Courier New"/>
                          <w:i w:val="0"/>
                          <w:color w:val="auto"/>
                          <w:sz w:val="20"/>
                          <w:szCs w:val="20"/>
                          <w:lang w:val="en-US"/>
                        </w:rPr>
                        <w:t>;</w:t>
                      </w:r>
                    </w:p>
                    <w:p w14:paraId="13E48972" w14:textId="77777777" w:rsidR="007D5562" w:rsidRPr="00BF22C4" w:rsidRDefault="007D5562" w:rsidP="00B35CC6">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9     </w:t>
                      </w:r>
                      <w:proofErr w:type="spellStart"/>
                      <w:r w:rsidRPr="00BF22C4">
                        <w:rPr>
                          <w:rFonts w:ascii="Courier New" w:hAnsi="Courier New" w:cs="Courier New"/>
                          <w:i w:val="0"/>
                          <w:color w:val="auto"/>
                          <w:sz w:val="20"/>
                          <w:szCs w:val="20"/>
                          <w:lang w:val="en-US"/>
                        </w:rPr>
                        <w:t>accel_y_out</w:t>
                      </w:r>
                      <w:proofErr w:type="spellEnd"/>
                      <w:r w:rsidRPr="00BF22C4">
                        <w:rPr>
                          <w:rFonts w:ascii="Courier New" w:hAnsi="Courier New" w:cs="Courier New"/>
                          <w:i w:val="0"/>
                          <w:color w:val="auto"/>
                          <w:sz w:val="20"/>
                          <w:szCs w:val="20"/>
                          <w:lang w:val="en-US"/>
                        </w:rPr>
                        <w:t xml:space="preserve"> *= _</w:t>
                      </w:r>
                      <w:proofErr w:type="spellStart"/>
                      <w:r w:rsidRPr="00BF22C4">
                        <w:rPr>
                          <w:rFonts w:ascii="Courier New" w:hAnsi="Courier New" w:cs="Courier New"/>
                          <w:i w:val="0"/>
                          <w:color w:val="auto"/>
                          <w:sz w:val="20"/>
                          <w:szCs w:val="20"/>
                          <w:lang w:val="en-US"/>
                        </w:rPr>
                        <w:t>accelCoeff</w:t>
                      </w:r>
                      <w:proofErr w:type="spellEnd"/>
                      <w:r w:rsidRPr="00BF22C4">
                        <w:rPr>
                          <w:rFonts w:ascii="Courier New" w:hAnsi="Courier New" w:cs="Courier New"/>
                          <w:i w:val="0"/>
                          <w:color w:val="auto"/>
                          <w:sz w:val="20"/>
                          <w:szCs w:val="20"/>
                          <w:lang w:val="en-US"/>
                        </w:rPr>
                        <w:t>;</w:t>
                      </w:r>
                    </w:p>
                    <w:p w14:paraId="41798B44" w14:textId="77777777" w:rsidR="007D5562" w:rsidRPr="00BF22C4" w:rsidRDefault="007D5562" w:rsidP="00B35CC6">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10     </w:t>
                      </w:r>
                      <w:proofErr w:type="spellStart"/>
                      <w:r w:rsidRPr="00BF22C4">
                        <w:rPr>
                          <w:rFonts w:ascii="Courier New" w:hAnsi="Courier New" w:cs="Courier New"/>
                          <w:i w:val="0"/>
                          <w:color w:val="auto"/>
                          <w:sz w:val="20"/>
                          <w:szCs w:val="20"/>
                          <w:lang w:val="en-US"/>
                        </w:rPr>
                        <w:t>accel_z_out</w:t>
                      </w:r>
                      <w:proofErr w:type="spellEnd"/>
                      <w:r w:rsidRPr="00BF22C4">
                        <w:rPr>
                          <w:rFonts w:ascii="Courier New" w:hAnsi="Courier New" w:cs="Courier New"/>
                          <w:i w:val="0"/>
                          <w:color w:val="auto"/>
                          <w:sz w:val="20"/>
                          <w:szCs w:val="20"/>
                          <w:lang w:val="en-US"/>
                        </w:rPr>
                        <w:t xml:space="preserve"> *= _</w:t>
                      </w:r>
                      <w:proofErr w:type="spellStart"/>
                      <w:r w:rsidRPr="00BF22C4">
                        <w:rPr>
                          <w:rFonts w:ascii="Courier New" w:hAnsi="Courier New" w:cs="Courier New"/>
                          <w:i w:val="0"/>
                          <w:color w:val="auto"/>
                          <w:sz w:val="20"/>
                          <w:szCs w:val="20"/>
                          <w:lang w:val="en-US"/>
                        </w:rPr>
                        <w:t>accelCoeff</w:t>
                      </w:r>
                      <w:proofErr w:type="spellEnd"/>
                      <w:r w:rsidRPr="00BF22C4">
                        <w:rPr>
                          <w:rFonts w:ascii="Courier New" w:hAnsi="Courier New" w:cs="Courier New"/>
                          <w:i w:val="0"/>
                          <w:color w:val="auto"/>
                          <w:sz w:val="20"/>
                          <w:szCs w:val="20"/>
                          <w:lang w:val="en-US"/>
                        </w:rPr>
                        <w:t>;</w:t>
                      </w:r>
                    </w:p>
                    <w:p w14:paraId="6EE09A06" w14:textId="77777777" w:rsidR="007D5562" w:rsidRPr="00BF22C4" w:rsidRDefault="007D5562" w:rsidP="00B35CC6">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11 </w:t>
                      </w:r>
                    </w:p>
                    <w:p w14:paraId="3981CEB8" w14:textId="77777777" w:rsidR="007D5562" w:rsidRPr="00BF22C4" w:rsidRDefault="007D5562" w:rsidP="00B35CC6">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12     // calculate angles</w:t>
                      </w:r>
                    </w:p>
                    <w:p w14:paraId="43E42A1B" w14:textId="77777777" w:rsidR="007D5562" w:rsidRPr="00BF22C4" w:rsidRDefault="007D5562" w:rsidP="00B35CC6">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13     this-&gt;</w:t>
                      </w:r>
                      <w:proofErr w:type="spellStart"/>
                      <w:r w:rsidRPr="00BF22C4">
                        <w:rPr>
                          <w:rFonts w:ascii="Courier New" w:hAnsi="Courier New" w:cs="Courier New"/>
                          <w:i w:val="0"/>
                          <w:color w:val="auto"/>
                          <w:sz w:val="20"/>
                          <w:szCs w:val="20"/>
                          <w:lang w:val="en-US"/>
                        </w:rPr>
                        <w:t>Xangle</w:t>
                      </w:r>
                      <w:proofErr w:type="spellEnd"/>
                      <w:r w:rsidRPr="00BF22C4">
                        <w:rPr>
                          <w:rFonts w:ascii="Courier New" w:hAnsi="Courier New" w:cs="Courier New"/>
                          <w:i w:val="0"/>
                          <w:color w:val="auto"/>
                          <w:sz w:val="20"/>
                          <w:szCs w:val="20"/>
                          <w:lang w:val="en-US"/>
                        </w:rPr>
                        <w:t xml:space="preserve"> = 57.295 * </w:t>
                      </w:r>
                      <w:proofErr w:type="gramStart"/>
                      <w:r w:rsidRPr="00BF22C4">
                        <w:rPr>
                          <w:rFonts w:ascii="Courier New" w:hAnsi="Courier New" w:cs="Courier New"/>
                          <w:i w:val="0"/>
                          <w:color w:val="auto"/>
                          <w:sz w:val="20"/>
                          <w:szCs w:val="20"/>
                          <w:lang w:val="en-US"/>
                        </w:rPr>
                        <w:t>atan2(</w:t>
                      </w:r>
                      <w:proofErr w:type="spellStart"/>
                      <w:proofErr w:type="gramEnd"/>
                      <w:r w:rsidRPr="00BF22C4">
                        <w:rPr>
                          <w:rFonts w:ascii="Courier New" w:hAnsi="Courier New" w:cs="Courier New"/>
                          <w:i w:val="0"/>
                          <w:color w:val="auto"/>
                          <w:sz w:val="20"/>
                          <w:szCs w:val="20"/>
                          <w:lang w:val="en-US"/>
                        </w:rPr>
                        <w:t>accel_y_out</w:t>
                      </w:r>
                      <w:proofErr w:type="spellEnd"/>
                      <w:r w:rsidRPr="00BF22C4">
                        <w:rPr>
                          <w:rFonts w:ascii="Courier New" w:hAnsi="Courier New" w:cs="Courier New"/>
                          <w:i w:val="0"/>
                          <w:color w:val="auto"/>
                          <w:sz w:val="20"/>
                          <w:szCs w:val="20"/>
                          <w:lang w:val="en-US"/>
                        </w:rPr>
                        <w:t xml:space="preserve">, </w:t>
                      </w:r>
                      <w:proofErr w:type="spellStart"/>
                      <w:r w:rsidRPr="00BF22C4">
                        <w:rPr>
                          <w:rFonts w:ascii="Courier New" w:hAnsi="Courier New" w:cs="Courier New"/>
                          <w:i w:val="0"/>
                          <w:color w:val="auto"/>
                          <w:sz w:val="20"/>
                          <w:szCs w:val="20"/>
                          <w:lang w:val="en-US"/>
                        </w:rPr>
                        <w:t>accel_z_out</w:t>
                      </w:r>
                      <w:proofErr w:type="spellEnd"/>
                      <w:r w:rsidRPr="00BF22C4">
                        <w:rPr>
                          <w:rFonts w:ascii="Courier New" w:hAnsi="Courier New" w:cs="Courier New"/>
                          <w:i w:val="0"/>
                          <w:color w:val="auto"/>
                          <w:sz w:val="20"/>
                          <w:szCs w:val="20"/>
                          <w:lang w:val="en-US"/>
                        </w:rPr>
                        <w:t>);</w:t>
                      </w:r>
                    </w:p>
                    <w:p w14:paraId="23302FAB" w14:textId="77777777" w:rsidR="007D5562" w:rsidRPr="00BF22C4" w:rsidRDefault="007D5562" w:rsidP="00B35CC6">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14     this-&gt;</w:t>
                      </w:r>
                      <w:proofErr w:type="spellStart"/>
                      <w:r w:rsidRPr="00BF22C4">
                        <w:rPr>
                          <w:rFonts w:ascii="Courier New" w:hAnsi="Courier New" w:cs="Courier New"/>
                          <w:i w:val="0"/>
                          <w:color w:val="auto"/>
                          <w:sz w:val="20"/>
                          <w:szCs w:val="20"/>
                          <w:lang w:val="en-US"/>
                        </w:rPr>
                        <w:t>Yangle</w:t>
                      </w:r>
                      <w:proofErr w:type="spellEnd"/>
                      <w:r w:rsidRPr="00BF22C4">
                        <w:rPr>
                          <w:rFonts w:ascii="Courier New" w:hAnsi="Courier New" w:cs="Courier New"/>
                          <w:i w:val="0"/>
                          <w:color w:val="auto"/>
                          <w:sz w:val="20"/>
                          <w:szCs w:val="20"/>
                          <w:lang w:val="en-US"/>
                        </w:rPr>
                        <w:t xml:space="preserve"> = 57.295 * </w:t>
                      </w:r>
                      <w:proofErr w:type="gramStart"/>
                      <w:r w:rsidRPr="00BF22C4">
                        <w:rPr>
                          <w:rFonts w:ascii="Courier New" w:hAnsi="Courier New" w:cs="Courier New"/>
                          <w:i w:val="0"/>
                          <w:color w:val="auto"/>
                          <w:sz w:val="20"/>
                          <w:szCs w:val="20"/>
                          <w:lang w:val="en-US"/>
                        </w:rPr>
                        <w:t>atan2(</w:t>
                      </w:r>
                      <w:proofErr w:type="spellStart"/>
                      <w:proofErr w:type="gramEnd"/>
                      <w:r w:rsidRPr="00BF22C4">
                        <w:rPr>
                          <w:rFonts w:ascii="Courier New" w:hAnsi="Courier New" w:cs="Courier New"/>
                          <w:i w:val="0"/>
                          <w:color w:val="auto"/>
                          <w:sz w:val="20"/>
                          <w:szCs w:val="20"/>
                          <w:lang w:val="en-US"/>
                        </w:rPr>
                        <w:t>accel_x_out</w:t>
                      </w:r>
                      <w:proofErr w:type="spellEnd"/>
                      <w:r w:rsidRPr="00BF22C4">
                        <w:rPr>
                          <w:rFonts w:ascii="Courier New" w:hAnsi="Courier New" w:cs="Courier New"/>
                          <w:i w:val="0"/>
                          <w:color w:val="auto"/>
                          <w:sz w:val="20"/>
                          <w:szCs w:val="20"/>
                          <w:lang w:val="en-US"/>
                        </w:rPr>
                        <w:t xml:space="preserve">, </w:t>
                      </w:r>
                      <w:proofErr w:type="spellStart"/>
                      <w:r w:rsidRPr="00BF22C4">
                        <w:rPr>
                          <w:rFonts w:ascii="Courier New" w:hAnsi="Courier New" w:cs="Courier New"/>
                          <w:i w:val="0"/>
                          <w:color w:val="auto"/>
                          <w:sz w:val="20"/>
                          <w:szCs w:val="20"/>
                          <w:lang w:val="en-US"/>
                        </w:rPr>
                        <w:t>accel_z_out</w:t>
                      </w:r>
                      <w:proofErr w:type="spellEnd"/>
                      <w:r w:rsidRPr="00BF22C4">
                        <w:rPr>
                          <w:rFonts w:ascii="Courier New" w:hAnsi="Courier New" w:cs="Courier New"/>
                          <w:i w:val="0"/>
                          <w:color w:val="auto"/>
                          <w:sz w:val="20"/>
                          <w:szCs w:val="20"/>
                          <w:lang w:val="en-US"/>
                        </w:rPr>
                        <w:t>);</w:t>
                      </w:r>
                    </w:p>
                    <w:p w14:paraId="0AA16F24" w14:textId="77777777" w:rsidR="007D5562" w:rsidRDefault="007D5562" w:rsidP="00B35CC6">
                      <w:pPr>
                        <w:pStyle w:val="Caption"/>
                        <w:keepNext/>
                        <w:spacing w:before="0" w:after="0" w:line="240" w:lineRule="auto"/>
                        <w:jc w:val="both"/>
                        <w:rPr>
                          <w:rFonts w:ascii="Courier New" w:hAnsi="Courier New" w:cs="Courier New"/>
                          <w:i w:val="0"/>
                          <w:color w:val="auto"/>
                          <w:sz w:val="20"/>
                          <w:szCs w:val="20"/>
                        </w:rPr>
                      </w:pPr>
                      <w:r w:rsidRPr="00BF22C4">
                        <w:rPr>
                          <w:rFonts w:ascii="Courier New" w:hAnsi="Courier New" w:cs="Courier New"/>
                          <w:i w:val="0"/>
                          <w:color w:val="auto"/>
                          <w:sz w:val="20"/>
                          <w:szCs w:val="20"/>
                        </w:rPr>
                        <w:t>15 }</w:t>
                      </w:r>
                    </w:p>
                    <w:p w14:paraId="6E317E82" w14:textId="77777777" w:rsidR="007D5562" w:rsidRDefault="007D5562" w:rsidP="00B35CC6"/>
                  </w:txbxContent>
                </v:textbox>
                <w10:anchorlock/>
              </v:shape>
            </w:pict>
          </mc:Fallback>
        </mc:AlternateContent>
      </w:r>
    </w:p>
    <w:p w14:paraId="25BAED4A" w14:textId="19604D94" w:rsidR="00AF1977" w:rsidRPr="00B35CC6" w:rsidRDefault="00AF1977" w:rsidP="00D61714">
      <w:pPr>
        <w:pStyle w:val="Legenda"/>
        <w:suppressLineNumbers w:val="0"/>
        <w:jc w:val="center"/>
        <w:rPr>
          <w:rFonts w:ascii="Courier New" w:hAnsi="Courier New" w:cs="Courier New"/>
          <w:i w:val="0"/>
          <w:iCs w:val="0"/>
          <w:sz w:val="20"/>
          <w:szCs w:val="20"/>
          <w:lang w:eastAsia="en-US"/>
        </w:rPr>
      </w:pPr>
      <w:r w:rsidRPr="00B35CC6">
        <w:rPr>
          <w:color w:val="2E74B5" w:themeColor="accent1" w:themeShade="BF"/>
          <w:sz w:val="20"/>
          <w:szCs w:val="20"/>
        </w:rPr>
        <w:t xml:space="preserve">Kod Źródłowy </w:t>
      </w:r>
      <w:r w:rsidRPr="00B35CC6">
        <w:rPr>
          <w:color w:val="2E74B5" w:themeColor="accent1" w:themeShade="BF"/>
          <w:sz w:val="20"/>
          <w:szCs w:val="20"/>
        </w:rPr>
        <w:fldChar w:fldCharType="begin"/>
      </w:r>
      <w:r w:rsidRPr="00B35CC6">
        <w:rPr>
          <w:color w:val="2E74B5" w:themeColor="accent1" w:themeShade="BF"/>
          <w:sz w:val="20"/>
          <w:szCs w:val="20"/>
        </w:rPr>
        <w:instrText xml:space="preserve"> SEQ Kod_Źródłowy \* ARABIC </w:instrText>
      </w:r>
      <w:r w:rsidRPr="00B35CC6">
        <w:rPr>
          <w:color w:val="2E74B5" w:themeColor="accent1" w:themeShade="BF"/>
          <w:sz w:val="20"/>
          <w:szCs w:val="20"/>
        </w:rPr>
        <w:fldChar w:fldCharType="separate"/>
      </w:r>
      <w:r w:rsidR="0026322F">
        <w:rPr>
          <w:noProof/>
          <w:color w:val="2E74B5" w:themeColor="accent1" w:themeShade="BF"/>
          <w:sz w:val="20"/>
          <w:szCs w:val="20"/>
        </w:rPr>
        <w:t>3</w:t>
      </w:r>
      <w:r w:rsidRPr="00B35CC6">
        <w:rPr>
          <w:color w:val="2E74B5" w:themeColor="accent1" w:themeShade="BF"/>
          <w:sz w:val="20"/>
          <w:szCs w:val="20"/>
        </w:rPr>
        <w:fldChar w:fldCharType="end"/>
      </w:r>
      <w:r w:rsidRPr="00B35CC6">
        <w:rPr>
          <w:color w:val="2E74B5" w:themeColor="accent1" w:themeShade="BF"/>
          <w:sz w:val="20"/>
          <w:szCs w:val="20"/>
        </w:rPr>
        <w:t xml:space="preserve">. </w:t>
      </w:r>
      <w:r w:rsidR="00F81ADD" w:rsidRPr="00B35CC6">
        <w:rPr>
          <w:color w:val="2E74B5" w:themeColor="accent1" w:themeShade="BF"/>
          <w:sz w:val="20"/>
          <w:szCs w:val="20"/>
        </w:rPr>
        <w:t>Metoda read</w:t>
      </w:r>
      <w:r w:rsidRPr="00B35CC6">
        <w:rPr>
          <w:color w:val="2E74B5" w:themeColor="accent1" w:themeShade="BF"/>
          <w:sz w:val="20"/>
          <w:szCs w:val="20"/>
        </w:rPr>
        <w:t xml:space="preserve"> klasy Accel</w:t>
      </w:r>
    </w:p>
    <w:p w14:paraId="4B28CF00" w14:textId="5547FA11" w:rsidR="00F81ADD" w:rsidRPr="00D61714" w:rsidRDefault="00F81ADD" w:rsidP="00D61714">
      <w:pPr>
        <w:pStyle w:val="Legenda"/>
        <w:suppressLineNumbers w:val="0"/>
        <w:jc w:val="both"/>
        <w:rPr>
          <w:i w:val="0"/>
          <w:color w:val="auto"/>
        </w:rPr>
      </w:pPr>
      <w:r w:rsidRPr="00D61714">
        <w:rPr>
          <w:i w:val="0"/>
          <w:color w:val="auto"/>
        </w:rPr>
        <w:t>W metodzie „read” klasy „Accel”</w:t>
      </w:r>
      <w:r w:rsidR="008E7BD6">
        <w:rPr>
          <w:i w:val="0"/>
          <w:color w:val="auto"/>
        </w:rPr>
        <w:t>(kod źródłowy 3)</w:t>
      </w:r>
      <w:r w:rsidR="00C33384" w:rsidRPr="00D61714">
        <w:rPr>
          <w:i w:val="0"/>
          <w:color w:val="auto"/>
        </w:rPr>
        <w:t xml:space="preserve"> przyśpieszenie zostaje </w:t>
      </w:r>
      <w:r w:rsidR="008E7BD6">
        <w:rPr>
          <w:i w:val="0"/>
          <w:color w:val="auto"/>
        </w:rPr>
        <w:t>pobrane w linii nr 3. Potem następuje</w:t>
      </w:r>
      <w:r w:rsidR="00C33384" w:rsidRPr="00D61714">
        <w:rPr>
          <w:i w:val="0"/>
          <w:color w:val="auto"/>
        </w:rPr>
        <w:t xml:space="preserve"> </w:t>
      </w:r>
      <w:r w:rsidR="00803F0D" w:rsidRPr="00D61714">
        <w:rPr>
          <w:i w:val="0"/>
          <w:color w:val="auto"/>
        </w:rPr>
        <w:t xml:space="preserve">przeskalowanie wartości dzięki współczynnikowi. </w:t>
      </w:r>
      <w:r w:rsidR="00EA0CAD" w:rsidRPr="00D61714">
        <w:rPr>
          <w:i w:val="0"/>
          <w:color w:val="auto"/>
        </w:rPr>
        <w:t>Odchylenie</w:t>
      </w:r>
      <w:r w:rsidR="00803F0D" w:rsidRPr="00D61714">
        <w:rPr>
          <w:i w:val="0"/>
          <w:color w:val="auto"/>
        </w:rPr>
        <w:t xml:space="preserve"> obliczan</w:t>
      </w:r>
      <w:r w:rsidR="00EA0CAD" w:rsidRPr="00D61714">
        <w:rPr>
          <w:i w:val="0"/>
          <w:color w:val="auto"/>
        </w:rPr>
        <w:t>e</w:t>
      </w:r>
      <w:r w:rsidR="00803F0D" w:rsidRPr="00D61714">
        <w:rPr>
          <w:i w:val="0"/>
          <w:color w:val="auto"/>
        </w:rPr>
        <w:t xml:space="preserve"> jest dzięki wzorom w liniach 13 i 14. W od</w:t>
      </w:r>
      <w:r w:rsidR="00EA0CAD" w:rsidRPr="00D61714">
        <w:rPr>
          <w:i w:val="0"/>
          <w:color w:val="auto"/>
        </w:rPr>
        <w:t xml:space="preserve">różnieniu do żyroskopu wartość odchylenia </w:t>
      </w:r>
      <w:r w:rsidR="007D5562">
        <w:rPr>
          <w:i w:val="0"/>
          <w:color w:val="auto"/>
        </w:rPr>
        <w:t>z </w:t>
      </w:r>
      <w:r w:rsidR="00803F0D" w:rsidRPr="00D61714">
        <w:rPr>
          <w:i w:val="0"/>
          <w:color w:val="auto"/>
        </w:rPr>
        <w:t xml:space="preserve">poprzedniego pomiaru nie </w:t>
      </w:r>
      <w:r w:rsidR="00EA0CAD" w:rsidRPr="00D61714">
        <w:rPr>
          <w:i w:val="0"/>
          <w:color w:val="auto"/>
        </w:rPr>
        <w:t>jest wymagana</w:t>
      </w:r>
      <w:r w:rsidR="00803F0D" w:rsidRPr="00D61714">
        <w:rPr>
          <w:i w:val="0"/>
          <w:color w:val="auto"/>
        </w:rPr>
        <w:t>.</w:t>
      </w:r>
    </w:p>
    <w:p w14:paraId="3729F9B7" w14:textId="4F79FA19" w:rsidR="00F81ADD" w:rsidRPr="00D61714" w:rsidRDefault="00D7502B" w:rsidP="00D61714">
      <w:pPr>
        <w:pStyle w:val="Nagwek2"/>
        <w:suppressLineNumbers w:val="0"/>
      </w:pPr>
      <w:bookmarkStart w:id="31" w:name="_Toc439954643"/>
      <w:r w:rsidRPr="00D61714">
        <w:lastRenderedPageBreak/>
        <w:t>Implementacja odczytu danych z kompasu</w:t>
      </w:r>
      <w:bookmarkEnd w:id="31"/>
    </w:p>
    <w:p w14:paraId="78834CA7" w14:textId="74F80819" w:rsidR="008B7871" w:rsidRPr="00D61714" w:rsidRDefault="004B38B3" w:rsidP="00D61714">
      <w:pPr>
        <w:pStyle w:val="Legenda"/>
        <w:suppressLineNumbers w:val="0"/>
        <w:jc w:val="both"/>
        <w:rPr>
          <w:i w:val="0"/>
          <w:color w:val="auto"/>
        </w:rPr>
      </w:pPr>
      <w:r w:rsidRPr="00D61714">
        <w:rPr>
          <w:noProof/>
        </w:rPr>
        <mc:AlternateContent>
          <mc:Choice Requires="wps">
            <w:drawing>
              <wp:anchor distT="0" distB="0" distL="114300" distR="114300" simplePos="0" relativeHeight="251656192" behindDoc="0" locked="0" layoutInCell="1" allowOverlap="1" wp14:anchorId="1599BE23" wp14:editId="6DDC89F9">
                <wp:simplePos x="0" y="0"/>
                <wp:positionH relativeFrom="column">
                  <wp:posOffset>157480</wp:posOffset>
                </wp:positionH>
                <wp:positionV relativeFrom="paragraph">
                  <wp:posOffset>5840095</wp:posOffset>
                </wp:positionV>
                <wp:extent cx="5946775" cy="635"/>
                <wp:effectExtent l="0" t="0" r="0" b="0"/>
                <wp:wrapTopAndBottom/>
                <wp:docPr id="35" name="Text Box 35"/>
                <wp:cNvGraphicFramePr/>
                <a:graphic xmlns:a="http://schemas.openxmlformats.org/drawingml/2006/main">
                  <a:graphicData uri="http://schemas.microsoft.com/office/word/2010/wordprocessingShape">
                    <wps:wsp>
                      <wps:cNvSpPr txBox="1"/>
                      <wps:spPr>
                        <a:xfrm>
                          <a:off x="0" y="0"/>
                          <a:ext cx="5946775" cy="635"/>
                        </a:xfrm>
                        <a:prstGeom prst="rect">
                          <a:avLst/>
                        </a:prstGeom>
                        <a:solidFill>
                          <a:prstClr val="white"/>
                        </a:solidFill>
                        <a:ln>
                          <a:noFill/>
                        </a:ln>
                        <a:effectLst/>
                      </wps:spPr>
                      <wps:txbx>
                        <w:txbxContent>
                          <w:p w14:paraId="5EE45775" w14:textId="71C2BE37" w:rsidR="007D5562" w:rsidRPr="00B35CC6" w:rsidRDefault="007D5562" w:rsidP="004B38B3">
                            <w:pPr>
                              <w:pStyle w:val="Legenda"/>
                              <w:jc w:val="center"/>
                              <w:rPr>
                                <w:noProof/>
                                <w:color w:val="5B9BD5" w:themeColor="accent1"/>
                                <w:sz w:val="20"/>
                                <w:szCs w:val="20"/>
                              </w:rPr>
                            </w:pPr>
                            <w:r w:rsidRPr="00B35CC6">
                              <w:rPr>
                                <w:color w:val="5B9BD5" w:themeColor="accent1"/>
                                <w:sz w:val="20"/>
                                <w:szCs w:val="20"/>
                              </w:rPr>
                              <w:t xml:space="preserve">Kod Źródłowy </w:t>
                            </w:r>
                            <w:r w:rsidRPr="00B35CC6">
                              <w:rPr>
                                <w:color w:val="5B9BD5" w:themeColor="accent1"/>
                                <w:sz w:val="20"/>
                                <w:szCs w:val="20"/>
                              </w:rPr>
                              <w:fldChar w:fldCharType="begin"/>
                            </w:r>
                            <w:r w:rsidRPr="00B35CC6">
                              <w:rPr>
                                <w:color w:val="5B9BD5" w:themeColor="accent1"/>
                                <w:sz w:val="20"/>
                                <w:szCs w:val="20"/>
                              </w:rPr>
                              <w:instrText xml:space="preserve"> SEQ Kod_Źródłowy \* ARABIC </w:instrText>
                            </w:r>
                            <w:r w:rsidRPr="00B35CC6">
                              <w:rPr>
                                <w:color w:val="5B9BD5" w:themeColor="accent1"/>
                                <w:sz w:val="20"/>
                                <w:szCs w:val="20"/>
                              </w:rPr>
                              <w:fldChar w:fldCharType="separate"/>
                            </w:r>
                            <w:r w:rsidRPr="00B35CC6">
                              <w:rPr>
                                <w:noProof/>
                                <w:color w:val="5B9BD5" w:themeColor="accent1"/>
                                <w:sz w:val="20"/>
                                <w:szCs w:val="20"/>
                              </w:rPr>
                              <w:t>4</w:t>
                            </w:r>
                            <w:r w:rsidRPr="00B35CC6">
                              <w:rPr>
                                <w:color w:val="5B9BD5" w:themeColor="accent1"/>
                                <w:sz w:val="20"/>
                                <w:szCs w:val="20"/>
                              </w:rPr>
                              <w:fldChar w:fldCharType="end"/>
                            </w:r>
                            <w:r w:rsidRPr="00B35CC6">
                              <w:rPr>
                                <w:color w:val="5B9BD5" w:themeColor="accent1"/>
                                <w:sz w:val="20"/>
                                <w:szCs w:val="20"/>
                              </w:rPr>
                              <w:t>. Metoda calibrate klasy CompassHMC5883L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9BE23" id="Text Box 35" o:spid="_x0000_s1038" type="#_x0000_t202" style="position:absolute;left:0;text-align:left;margin-left:12.4pt;margin-top:459.85pt;width:468.2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" stroked="f">
                <v:textbox style="mso-fit-shape-to-text:t" inset="0,0,0,0">
                  <w:txbxContent>
                    <w:p w14:paraId="5EE45775" w14:textId="71C2BE37" w:rsidR="007D5562" w:rsidRPr="00B35CC6" w:rsidRDefault="007D5562" w:rsidP="004B38B3">
                      <w:pPr>
                        <w:pStyle w:val="Caption"/>
                        <w:jc w:val="center"/>
                        <w:rPr>
                          <w:noProof/>
                          <w:color w:val="5B9BD5" w:themeColor="accent1"/>
                          <w:sz w:val="20"/>
                          <w:szCs w:val="20"/>
                        </w:rPr>
                      </w:pPr>
                      <w:r w:rsidRPr="00B35CC6">
                        <w:rPr>
                          <w:color w:val="5B9BD5" w:themeColor="accent1"/>
                          <w:sz w:val="20"/>
                          <w:szCs w:val="20"/>
                        </w:rPr>
                        <w:t xml:space="preserve">Kod Źródłowy </w:t>
                      </w:r>
                      <w:r w:rsidRPr="00B35CC6">
                        <w:rPr>
                          <w:color w:val="5B9BD5" w:themeColor="accent1"/>
                          <w:sz w:val="20"/>
                          <w:szCs w:val="20"/>
                        </w:rPr>
                        <w:fldChar w:fldCharType="begin"/>
                      </w:r>
                      <w:r w:rsidRPr="00B35CC6">
                        <w:rPr>
                          <w:color w:val="5B9BD5" w:themeColor="accent1"/>
                          <w:sz w:val="20"/>
                          <w:szCs w:val="20"/>
                        </w:rPr>
                        <w:instrText xml:space="preserve"> SEQ Kod_Źródłowy \* ARABIC </w:instrText>
                      </w:r>
                      <w:r w:rsidRPr="00B35CC6">
                        <w:rPr>
                          <w:color w:val="5B9BD5" w:themeColor="accent1"/>
                          <w:sz w:val="20"/>
                          <w:szCs w:val="20"/>
                        </w:rPr>
                        <w:fldChar w:fldCharType="separate"/>
                      </w:r>
                      <w:r w:rsidRPr="00B35CC6">
                        <w:rPr>
                          <w:noProof/>
                          <w:color w:val="5B9BD5" w:themeColor="accent1"/>
                          <w:sz w:val="20"/>
                          <w:szCs w:val="20"/>
                        </w:rPr>
                        <w:t>4</w:t>
                      </w:r>
                      <w:r w:rsidRPr="00B35CC6">
                        <w:rPr>
                          <w:color w:val="5B9BD5" w:themeColor="accent1"/>
                          <w:sz w:val="20"/>
                          <w:szCs w:val="20"/>
                        </w:rPr>
                        <w:fldChar w:fldCharType="end"/>
                      </w:r>
                      <w:r w:rsidRPr="00B35CC6">
                        <w:rPr>
                          <w:color w:val="5B9BD5" w:themeColor="accent1"/>
                          <w:sz w:val="20"/>
                          <w:szCs w:val="20"/>
                        </w:rPr>
                        <w:t>. Metoda calibrate klasy CompassHMC5883L</w:t>
                      </w:r>
                    </w:p>
                  </w:txbxContent>
                </v:textbox>
                <w10:wrap type="topAndBottom"/>
              </v:shape>
            </w:pict>
          </mc:Fallback>
        </mc:AlternateContent>
      </w:r>
      <w:r w:rsidRPr="00D61714">
        <w:rPr>
          <w:i w:val="0"/>
          <w:noProof/>
          <w:color w:val="auto"/>
        </w:rPr>
        <mc:AlternateContent>
          <mc:Choice Requires="wps">
            <w:drawing>
              <wp:anchor distT="0" distB="0" distL="114300" distR="114300" simplePos="0" relativeHeight="251655168" behindDoc="0" locked="0" layoutInCell="1" allowOverlap="1" wp14:anchorId="1F86EE22" wp14:editId="69E8880F">
                <wp:simplePos x="0" y="0"/>
                <wp:positionH relativeFrom="margin">
                  <wp:align>right</wp:align>
                </wp:positionH>
                <wp:positionV relativeFrom="paragraph">
                  <wp:posOffset>940461</wp:posOffset>
                </wp:positionV>
                <wp:extent cx="5946775" cy="4842510"/>
                <wp:effectExtent l="0" t="0" r="15875" b="15240"/>
                <wp:wrapTopAndBottom/>
                <wp:docPr id="34" name="Rectangle 34"/>
                <wp:cNvGraphicFramePr/>
                <a:graphic xmlns:a="http://schemas.openxmlformats.org/drawingml/2006/main">
                  <a:graphicData uri="http://schemas.microsoft.com/office/word/2010/wordprocessingShape">
                    <wps:wsp>
                      <wps:cNvSpPr/>
                      <wps:spPr>
                        <a:xfrm>
                          <a:off x="0" y="0"/>
                          <a:ext cx="5946775" cy="4842510"/>
                        </a:xfrm>
                        <a:prstGeom prst="rect">
                          <a:avLst/>
                        </a:prstGeom>
                        <a:ln w="3175"/>
                      </wps:spPr>
                      <wps:style>
                        <a:lnRef idx="2">
                          <a:schemeClr val="accent3"/>
                        </a:lnRef>
                        <a:fillRef idx="1">
                          <a:schemeClr val="lt1"/>
                        </a:fillRef>
                        <a:effectRef idx="0">
                          <a:schemeClr val="accent3"/>
                        </a:effectRef>
                        <a:fontRef idx="minor">
                          <a:schemeClr val="dk1"/>
                        </a:fontRef>
                      </wps:style>
                      <wps:txbx>
                        <w:txbxContent>
                          <w:p w14:paraId="7D0EBBAD"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1 void CompassHMC5883L::calibrate(){</w:t>
                            </w:r>
                          </w:p>
                          <w:p w14:paraId="3942C81F"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     cout &lt;&lt; "Rotate compass horizontally, calibrating..." &lt;&lt; endl;</w:t>
                            </w:r>
                          </w:p>
                          <w:p w14:paraId="520412DF"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3     gpioDelay(1000000);</w:t>
                            </w:r>
                          </w:p>
                          <w:p w14:paraId="0154C50A"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4     int max_x = 0;</w:t>
                            </w:r>
                          </w:p>
                          <w:p w14:paraId="2C17C3CF"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5     int min_x = 0;</w:t>
                            </w:r>
                          </w:p>
                          <w:p w14:paraId="26BFB85D"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6     int max_y = 0;</w:t>
                            </w:r>
                          </w:p>
                          <w:p w14:paraId="241096CD"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7     int min_y = 0;</w:t>
                            </w:r>
                          </w:p>
                          <w:p w14:paraId="2B75EB7C"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8     for(int i=0; i&lt;500; ++i)</w:t>
                            </w:r>
                          </w:p>
                          <w:p w14:paraId="65D7CE4C"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9     {</w:t>
                            </w:r>
                          </w:p>
                          <w:p w14:paraId="12F1E485" w14:textId="77777777" w:rsidR="007D5562"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10         double compass_x_out = scale(i2cReadWord(_handle, </w:t>
                            </w:r>
                          </w:p>
                          <w:p w14:paraId="23121E6D" w14:textId="34396A3E" w:rsidR="007D5562" w:rsidRPr="004B38B3" w:rsidRDefault="007D5562" w:rsidP="004B38B3">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4B38B3">
                              <w:rPr>
                                <w:rFonts w:ascii="Courier New" w:hAnsi="Courier New" w:cs="Courier New"/>
                                <w:sz w:val="20"/>
                                <w:szCs w:val="20"/>
                                <w:lang w:val="en-US"/>
                              </w:rPr>
                              <w:t>_address.COMPASS_XOUT));</w:t>
                            </w:r>
                          </w:p>
                          <w:p w14:paraId="19AD8D7D" w14:textId="77777777" w:rsidR="007D5562"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11         double compass_y_out = scale(i2cReadWord(_handle,</w:t>
                            </w:r>
                          </w:p>
                          <w:p w14:paraId="09261178" w14:textId="46B143A4"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 </w:t>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4B38B3">
                              <w:rPr>
                                <w:rFonts w:ascii="Courier New" w:hAnsi="Courier New" w:cs="Courier New"/>
                                <w:sz w:val="20"/>
                                <w:szCs w:val="20"/>
                                <w:lang w:val="en-US"/>
                              </w:rPr>
                              <w:t>_address.COMPASS_YOUT));</w:t>
                            </w:r>
                          </w:p>
                          <w:p w14:paraId="197CB7E8" w14:textId="77777777" w:rsidR="007D5562"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12         double compass_z_out = scale(i2cReadWord(_handle, </w:t>
                            </w:r>
                          </w:p>
                          <w:p w14:paraId="1478E237" w14:textId="530F8106" w:rsidR="007D5562" w:rsidRPr="004B38B3" w:rsidRDefault="007D5562" w:rsidP="004B38B3">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4B38B3">
                              <w:rPr>
                                <w:rFonts w:ascii="Courier New" w:hAnsi="Courier New" w:cs="Courier New"/>
                                <w:sz w:val="20"/>
                                <w:szCs w:val="20"/>
                                <w:lang w:val="en-US"/>
                              </w:rPr>
                              <w:t>_address.COMPASS_ZOUT));</w:t>
                            </w:r>
                          </w:p>
                          <w:p w14:paraId="7C8B259A" w14:textId="54A4FB8C"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13         cout &lt;&lt; "x_out: " &lt;&lt; </w:t>
                            </w:r>
                            <w:r>
                              <w:rPr>
                                <w:rFonts w:ascii="Courier New" w:hAnsi="Courier New" w:cs="Courier New"/>
                                <w:sz w:val="20"/>
                                <w:szCs w:val="20"/>
                                <w:lang w:val="en-US"/>
                              </w:rPr>
                              <w:t>compass_x_out &lt;&lt; ", y_out: "&lt;&lt;</w:t>
                            </w:r>
                            <w:r w:rsidRPr="004B38B3">
                              <w:rPr>
                                <w:rFonts w:ascii="Courier New" w:hAnsi="Courier New" w:cs="Courier New"/>
                                <w:sz w:val="20"/>
                                <w:szCs w:val="20"/>
                                <w:lang w:val="en-US"/>
                              </w:rPr>
                              <w:t>compass_y_out</w:t>
                            </w:r>
                          </w:p>
                          <w:p w14:paraId="012E8C0C"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14              &lt;&lt; ", y_out: " &lt;&lt; compass_z_out &lt;&lt; endl;</w:t>
                            </w:r>
                          </w:p>
                          <w:p w14:paraId="71BF48A7"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15         if(compass_x_out &lt; min_x)</w:t>
                            </w:r>
                          </w:p>
                          <w:p w14:paraId="52531386"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16             min_x = compass_x_out;</w:t>
                            </w:r>
                          </w:p>
                          <w:p w14:paraId="5820CD6D"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17         else if(compass_x_out &gt; max_x)</w:t>
                            </w:r>
                          </w:p>
                          <w:p w14:paraId="7D75AEF4"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18             max_x = compass_x_out;</w:t>
                            </w:r>
                          </w:p>
                          <w:p w14:paraId="26C5B71C"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19         if(compass_y_out &lt; min_y)</w:t>
                            </w:r>
                          </w:p>
                          <w:p w14:paraId="0A0E7961"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20             min_y = compass_y_out;</w:t>
                            </w:r>
                          </w:p>
                          <w:p w14:paraId="6853274C"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21         else if(compass_y_out &gt; max_y)</w:t>
                            </w:r>
                          </w:p>
                          <w:p w14:paraId="59177D21"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22             max_y = compass_y_out;</w:t>
                            </w:r>
                          </w:p>
                          <w:p w14:paraId="752831C1"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23         gpioDelay(10000);</w:t>
                            </w:r>
                          </w:p>
                          <w:p w14:paraId="22099FFE"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24     }</w:t>
                            </w:r>
                          </w:p>
                          <w:p w14:paraId="664B95E2"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25     _compass_x_offset = (min_x + max_x) / 2;</w:t>
                            </w:r>
                          </w:p>
                          <w:p w14:paraId="7CC1EB4B"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26     _compass_y_offset = (min_y + max_y) / 2;</w:t>
                            </w:r>
                          </w:p>
                          <w:p w14:paraId="366CA78A"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27     cout &lt;&lt; "compass_x_offset: " &lt;&lt; _compass_x_offset &lt;&lt; endl;</w:t>
                            </w:r>
                          </w:p>
                          <w:p w14:paraId="01642663"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28     cout &lt;&lt; "compass_y_offset: " &lt;&lt; _compass_y_offset &lt;&lt; endl;</w:t>
                            </w:r>
                          </w:p>
                          <w:p w14:paraId="7A2161DA" w14:textId="77777777" w:rsidR="007D5562" w:rsidRPr="004B38B3" w:rsidRDefault="007D5562" w:rsidP="004B38B3">
                            <w:pPr>
                              <w:spacing w:after="0" w:line="240" w:lineRule="auto"/>
                              <w:rPr>
                                <w:rFonts w:ascii="Courier New" w:hAnsi="Courier New" w:cs="Courier New"/>
                                <w:sz w:val="20"/>
                                <w:szCs w:val="20"/>
                              </w:rPr>
                            </w:pPr>
                            <w:r w:rsidRPr="004B38B3">
                              <w:rPr>
                                <w:rFonts w:ascii="Courier New" w:hAnsi="Courier New" w:cs="Courier New"/>
                                <w:sz w:val="20"/>
                                <w:szCs w:val="20"/>
                              </w:rPr>
                              <w:t>29     gpioDelay(2000000);</w:t>
                            </w:r>
                          </w:p>
                          <w:p w14:paraId="02CDF895" w14:textId="6DB3E9BF" w:rsidR="007D5562" w:rsidRPr="004B38B3" w:rsidRDefault="007D5562" w:rsidP="004B38B3">
                            <w:pPr>
                              <w:spacing w:after="0" w:line="240" w:lineRule="auto"/>
                              <w:rPr>
                                <w:rFonts w:ascii="Courier New" w:hAnsi="Courier New" w:cs="Courier New"/>
                                <w:sz w:val="20"/>
                                <w:szCs w:val="20"/>
                              </w:rPr>
                            </w:pPr>
                            <w:r w:rsidRPr="004B38B3">
                              <w:rPr>
                                <w:rFonts w:ascii="Courier New" w:hAnsi="Courier New" w:cs="Courier New"/>
                                <w:sz w:val="20"/>
                                <w:szCs w:val="20"/>
                              </w:rPr>
                              <w:t>30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6EE22" id="Rectangle 34" o:spid="_x0000_s1039" style="position:absolute;left:0;text-align:left;margin-left:417.05pt;margin-top:74.05pt;width:468.25pt;height:381.3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" fillcolor="white [3201]" strokecolor="#a5a5a5 [3206]" strokeweight=".25pt">
                <v:textbox>
                  <w:txbxContent>
                    <w:p w14:paraId="7D0EBBAD"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1 void CompassHMC5883L::</w:t>
                      </w:r>
                      <w:proofErr w:type="gramStart"/>
                      <w:r w:rsidRPr="004B38B3">
                        <w:rPr>
                          <w:rFonts w:ascii="Courier New" w:hAnsi="Courier New" w:cs="Courier New"/>
                          <w:sz w:val="20"/>
                          <w:szCs w:val="20"/>
                          <w:lang w:val="en-US"/>
                        </w:rPr>
                        <w:t>calibrate(</w:t>
                      </w:r>
                      <w:proofErr w:type="gramEnd"/>
                      <w:r w:rsidRPr="004B38B3">
                        <w:rPr>
                          <w:rFonts w:ascii="Courier New" w:hAnsi="Courier New" w:cs="Courier New"/>
                          <w:sz w:val="20"/>
                          <w:szCs w:val="20"/>
                          <w:lang w:val="en-US"/>
                        </w:rPr>
                        <w:t>){</w:t>
                      </w:r>
                    </w:p>
                    <w:p w14:paraId="3942C81F"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     </w:t>
                      </w:r>
                      <w:proofErr w:type="spellStart"/>
                      <w:r w:rsidRPr="004B38B3">
                        <w:rPr>
                          <w:rFonts w:ascii="Courier New" w:hAnsi="Courier New" w:cs="Courier New"/>
                          <w:sz w:val="20"/>
                          <w:szCs w:val="20"/>
                          <w:lang w:val="en-US"/>
                        </w:rPr>
                        <w:t>cout</w:t>
                      </w:r>
                      <w:proofErr w:type="spellEnd"/>
                      <w:r w:rsidRPr="004B38B3">
                        <w:rPr>
                          <w:rFonts w:ascii="Courier New" w:hAnsi="Courier New" w:cs="Courier New"/>
                          <w:sz w:val="20"/>
                          <w:szCs w:val="20"/>
                          <w:lang w:val="en-US"/>
                        </w:rPr>
                        <w:t xml:space="preserve"> &lt;&lt; "Rotate compass horizontally, calibrating..." &lt;&lt; </w:t>
                      </w:r>
                      <w:proofErr w:type="spellStart"/>
                      <w:r w:rsidRPr="004B38B3">
                        <w:rPr>
                          <w:rFonts w:ascii="Courier New" w:hAnsi="Courier New" w:cs="Courier New"/>
                          <w:sz w:val="20"/>
                          <w:szCs w:val="20"/>
                          <w:lang w:val="en-US"/>
                        </w:rPr>
                        <w:t>endl</w:t>
                      </w:r>
                      <w:proofErr w:type="spellEnd"/>
                      <w:r w:rsidRPr="004B38B3">
                        <w:rPr>
                          <w:rFonts w:ascii="Courier New" w:hAnsi="Courier New" w:cs="Courier New"/>
                          <w:sz w:val="20"/>
                          <w:szCs w:val="20"/>
                          <w:lang w:val="en-US"/>
                        </w:rPr>
                        <w:t>;</w:t>
                      </w:r>
                    </w:p>
                    <w:p w14:paraId="520412DF"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3     </w:t>
                      </w:r>
                      <w:proofErr w:type="spellStart"/>
                      <w:proofErr w:type="gramStart"/>
                      <w:r w:rsidRPr="004B38B3">
                        <w:rPr>
                          <w:rFonts w:ascii="Courier New" w:hAnsi="Courier New" w:cs="Courier New"/>
                          <w:sz w:val="20"/>
                          <w:szCs w:val="20"/>
                          <w:lang w:val="en-US"/>
                        </w:rPr>
                        <w:t>gpioDelay</w:t>
                      </w:r>
                      <w:proofErr w:type="spellEnd"/>
                      <w:r w:rsidRPr="004B38B3">
                        <w:rPr>
                          <w:rFonts w:ascii="Courier New" w:hAnsi="Courier New" w:cs="Courier New"/>
                          <w:sz w:val="20"/>
                          <w:szCs w:val="20"/>
                          <w:lang w:val="en-US"/>
                        </w:rPr>
                        <w:t>(</w:t>
                      </w:r>
                      <w:proofErr w:type="gramEnd"/>
                      <w:r w:rsidRPr="004B38B3">
                        <w:rPr>
                          <w:rFonts w:ascii="Courier New" w:hAnsi="Courier New" w:cs="Courier New"/>
                          <w:sz w:val="20"/>
                          <w:szCs w:val="20"/>
                          <w:lang w:val="en-US"/>
                        </w:rPr>
                        <w:t>1000000);</w:t>
                      </w:r>
                    </w:p>
                    <w:p w14:paraId="0154C50A"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4     </w:t>
                      </w:r>
                      <w:proofErr w:type="spellStart"/>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max_x</w:t>
                      </w:r>
                      <w:proofErr w:type="spellEnd"/>
                      <w:r w:rsidRPr="004B38B3">
                        <w:rPr>
                          <w:rFonts w:ascii="Courier New" w:hAnsi="Courier New" w:cs="Courier New"/>
                          <w:sz w:val="20"/>
                          <w:szCs w:val="20"/>
                          <w:lang w:val="en-US"/>
                        </w:rPr>
                        <w:t xml:space="preserve"> = 0;</w:t>
                      </w:r>
                    </w:p>
                    <w:p w14:paraId="2C17C3CF"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5     </w:t>
                      </w:r>
                      <w:proofErr w:type="spellStart"/>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min_x</w:t>
                      </w:r>
                      <w:proofErr w:type="spellEnd"/>
                      <w:r w:rsidRPr="004B38B3">
                        <w:rPr>
                          <w:rFonts w:ascii="Courier New" w:hAnsi="Courier New" w:cs="Courier New"/>
                          <w:sz w:val="20"/>
                          <w:szCs w:val="20"/>
                          <w:lang w:val="en-US"/>
                        </w:rPr>
                        <w:t xml:space="preserve"> = 0;</w:t>
                      </w:r>
                    </w:p>
                    <w:p w14:paraId="26BFB85D"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6     </w:t>
                      </w:r>
                      <w:proofErr w:type="spellStart"/>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max_y</w:t>
                      </w:r>
                      <w:proofErr w:type="spellEnd"/>
                      <w:r w:rsidRPr="004B38B3">
                        <w:rPr>
                          <w:rFonts w:ascii="Courier New" w:hAnsi="Courier New" w:cs="Courier New"/>
                          <w:sz w:val="20"/>
                          <w:szCs w:val="20"/>
                          <w:lang w:val="en-US"/>
                        </w:rPr>
                        <w:t xml:space="preserve"> = 0;</w:t>
                      </w:r>
                    </w:p>
                    <w:p w14:paraId="241096CD"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7     </w:t>
                      </w:r>
                      <w:proofErr w:type="spellStart"/>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min_y</w:t>
                      </w:r>
                      <w:proofErr w:type="spellEnd"/>
                      <w:r w:rsidRPr="004B38B3">
                        <w:rPr>
                          <w:rFonts w:ascii="Courier New" w:hAnsi="Courier New" w:cs="Courier New"/>
                          <w:sz w:val="20"/>
                          <w:szCs w:val="20"/>
                          <w:lang w:val="en-US"/>
                        </w:rPr>
                        <w:t xml:space="preserve"> = 0;</w:t>
                      </w:r>
                    </w:p>
                    <w:p w14:paraId="2B75EB7C"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8     </w:t>
                      </w:r>
                      <w:proofErr w:type="gramStart"/>
                      <w:r w:rsidRPr="004B38B3">
                        <w:rPr>
                          <w:rFonts w:ascii="Courier New" w:hAnsi="Courier New" w:cs="Courier New"/>
                          <w:sz w:val="20"/>
                          <w:szCs w:val="20"/>
                          <w:lang w:val="en-US"/>
                        </w:rPr>
                        <w:t>for(</w:t>
                      </w:r>
                      <w:proofErr w:type="spellStart"/>
                      <w:proofErr w:type="gramEnd"/>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i=0; i&lt;500; ++i)</w:t>
                      </w:r>
                    </w:p>
                    <w:p w14:paraId="65D7CE4C"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9     {</w:t>
                      </w:r>
                    </w:p>
                    <w:p w14:paraId="12F1E485" w14:textId="77777777" w:rsidR="007D5562"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10         double </w:t>
                      </w:r>
                      <w:proofErr w:type="spellStart"/>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 xml:space="preserve"> = </w:t>
                      </w:r>
                      <w:proofErr w:type="gramStart"/>
                      <w:r w:rsidRPr="004B38B3">
                        <w:rPr>
                          <w:rFonts w:ascii="Courier New" w:hAnsi="Courier New" w:cs="Courier New"/>
                          <w:sz w:val="20"/>
                          <w:szCs w:val="20"/>
                          <w:lang w:val="en-US"/>
                        </w:rPr>
                        <w:t>scale(</w:t>
                      </w:r>
                      <w:proofErr w:type="gramEnd"/>
                      <w:r w:rsidRPr="004B38B3">
                        <w:rPr>
                          <w:rFonts w:ascii="Courier New" w:hAnsi="Courier New" w:cs="Courier New"/>
                          <w:sz w:val="20"/>
                          <w:szCs w:val="20"/>
                          <w:lang w:val="en-US"/>
                        </w:rPr>
                        <w:t xml:space="preserve">i2cReadWord(_handle, </w:t>
                      </w:r>
                    </w:p>
                    <w:p w14:paraId="23121E6D" w14:textId="34396A3E" w:rsidR="007D5562" w:rsidRPr="004B38B3" w:rsidRDefault="007D5562" w:rsidP="004B38B3">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4B38B3">
                        <w:rPr>
                          <w:rFonts w:ascii="Courier New" w:hAnsi="Courier New" w:cs="Courier New"/>
                          <w:sz w:val="20"/>
                          <w:szCs w:val="20"/>
                          <w:lang w:val="en-US"/>
                        </w:rPr>
                        <w:t>_</w:t>
                      </w:r>
                      <w:proofErr w:type="spellStart"/>
                      <w:r w:rsidRPr="004B38B3">
                        <w:rPr>
                          <w:rFonts w:ascii="Courier New" w:hAnsi="Courier New" w:cs="Courier New"/>
                          <w:sz w:val="20"/>
                          <w:szCs w:val="20"/>
                          <w:lang w:val="en-US"/>
                        </w:rPr>
                        <w:t>address.COMPASS_XOUT</w:t>
                      </w:r>
                      <w:proofErr w:type="spellEnd"/>
                      <w:r w:rsidRPr="004B38B3">
                        <w:rPr>
                          <w:rFonts w:ascii="Courier New" w:hAnsi="Courier New" w:cs="Courier New"/>
                          <w:sz w:val="20"/>
                          <w:szCs w:val="20"/>
                          <w:lang w:val="en-US"/>
                        </w:rPr>
                        <w:t>));</w:t>
                      </w:r>
                    </w:p>
                    <w:p w14:paraId="19AD8D7D" w14:textId="77777777" w:rsidR="007D5562"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11         double </w:t>
                      </w:r>
                      <w:proofErr w:type="spellStart"/>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 xml:space="preserve"> = </w:t>
                      </w:r>
                      <w:proofErr w:type="gramStart"/>
                      <w:r w:rsidRPr="004B38B3">
                        <w:rPr>
                          <w:rFonts w:ascii="Courier New" w:hAnsi="Courier New" w:cs="Courier New"/>
                          <w:sz w:val="20"/>
                          <w:szCs w:val="20"/>
                          <w:lang w:val="en-US"/>
                        </w:rPr>
                        <w:t>scale(</w:t>
                      </w:r>
                      <w:proofErr w:type="gramEnd"/>
                      <w:r w:rsidRPr="004B38B3">
                        <w:rPr>
                          <w:rFonts w:ascii="Courier New" w:hAnsi="Courier New" w:cs="Courier New"/>
                          <w:sz w:val="20"/>
                          <w:szCs w:val="20"/>
                          <w:lang w:val="en-US"/>
                        </w:rPr>
                        <w:t>i2cReadWord(_handle,</w:t>
                      </w:r>
                    </w:p>
                    <w:p w14:paraId="09261178" w14:textId="46B143A4"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 </w:t>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4B38B3">
                        <w:rPr>
                          <w:rFonts w:ascii="Courier New" w:hAnsi="Courier New" w:cs="Courier New"/>
                          <w:sz w:val="20"/>
                          <w:szCs w:val="20"/>
                          <w:lang w:val="en-US"/>
                        </w:rPr>
                        <w:t>_</w:t>
                      </w:r>
                      <w:proofErr w:type="spellStart"/>
                      <w:r w:rsidRPr="004B38B3">
                        <w:rPr>
                          <w:rFonts w:ascii="Courier New" w:hAnsi="Courier New" w:cs="Courier New"/>
                          <w:sz w:val="20"/>
                          <w:szCs w:val="20"/>
                          <w:lang w:val="en-US"/>
                        </w:rPr>
                        <w:t>address.COMPASS_YOUT</w:t>
                      </w:r>
                      <w:proofErr w:type="spellEnd"/>
                      <w:r w:rsidRPr="004B38B3">
                        <w:rPr>
                          <w:rFonts w:ascii="Courier New" w:hAnsi="Courier New" w:cs="Courier New"/>
                          <w:sz w:val="20"/>
                          <w:szCs w:val="20"/>
                          <w:lang w:val="en-US"/>
                        </w:rPr>
                        <w:t>));</w:t>
                      </w:r>
                    </w:p>
                    <w:p w14:paraId="197CB7E8" w14:textId="77777777" w:rsidR="007D5562"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12         double </w:t>
                      </w:r>
                      <w:proofErr w:type="spellStart"/>
                      <w:r w:rsidRPr="004B38B3">
                        <w:rPr>
                          <w:rFonts w:ascii="Courier New" w:hAnsi="Courier New" w:cs="Courier New"/>
                          <w:sz w:val="20"/>
                          <w:szCs w:val="20"/>
                          <w:lang w:val="en-US"/>
                        </w:rPr>
                        <w:t>compass_z_out</w:t>
                      </w:r>
                      <w:proofErr w:type="spellEnd"/>
                      <w:r w:rsidRPr="004B38B3">
                        <w:rPr>
                          <w:rFonts w:ascii="Courier New" w:hAnsi="Courier New" w:cs="Courier New"/>
                          <w:sz w:val="20"/>
                          <w:szCs w:val="20"/>
                          <w:lang w:val="en-US"/>
                        </w:rPr>
                        <w:t xml:space="preserve"> = </w:t>
                      </w:r>
                      <w:proofErr w:type="gramStart"/>
                      <w:r w:rsidRPr="004B38B3">
                        <w:rPr>
                          <w:rFonts w:ascii="Courier New" w:hAnsi="Courier New" w:cs="Courier New"/>
                          <w:sz w:val="20"/>
                          <w:szCs w:val="20"/>
                          <w:lang w:val="en-US"/>
                        </w:rPr>
                        <w:t>scale(</w:t>
                      </w:r>
                      <w:proofErr w:type="gramEnd"/>
                      <w:r w:rsidRPr="004B38B3">
                        <w:rPr>
                          <w:rFonts w:ascii="Courier New" w:hAnsi="Courier New" w:cs="Courier New"/>
                          <w:sz w:val="20"/>
                          <w:szCs w:val="20"/>
                          <w:lang w:val="en-US"/>
                        </w:rPr>
                        <w:t xml:space="preserve">i2cReadWord(_handle, </w:t>
                      </w:r>
                    </w:p>
                    <w:p w14:paraId="1478E237" w14:textId="530F8106" w:rsidR="007D5562" w:rsidRPr="004B38B3" w:rsidRDefault="007D5562" w:rsidP="004B38B3">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4B38B3">
                        <w:rPr>
                          <w:rFonts w:ascii="Courier New" w:hAnsi="Courier New" w:cs="Courier New"/>
                          <w:sz w:val="20"/>
                          <w:szCs w:val="20"/>
                          <w:lang w:val="en-US"/>
                        </w:rPr>
                        <w:t>_</w:t>
                      </w:r>
                      <w:proofErr w:type="spellStart"/>
                      <w:r w:rsidRPr="004B38B3">
                        <w:rPr>
                          <w:rFonts w:ascii="Courier New" w:hAnsi="Courier New" w:cs="Courier New"/>
                          <w:sz w:val="20"/>
                          <w:szCs w:val="20"/>
                          <w:lang w:val="en-US"/>
                        </w:rPr>
                        <w:t>address.COMPASS_ZOUT</w:t>
                      </w:r>
                      <w:proofErr w:type="spellEnd"/>
                      <w:r w:rsidRPr="004B38B3">
                        <w:rPr>
                          <w:rFonts w:ascii="Courier New" w:hAnsi="Courier New" w:cs="Courier New"/>
                          <w:sz w:val="20"/>
                          <w:szCs w:val="20"/>
                          <w:lang w:val="en-US"/>
                        </w:rPr>
                        <w:t>));</w:t>
                      </w:r>
                    </w:p>
                    <w:p w14:paraId="7C8B259A" w14:textId="54A4FB8C"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13         </w:t>
                      </w:r>
                      <w:proofErr w:type="spellStart"/>
                      <w:r w:rsidRPr="004B38B3">
                        <w:rPr>
                          <w:rFonts w:ascii="Courier New" w:hAnsi="Courier New" w:cs="Courier New"/>
                          <w:sz w:val="20"/>
                          <w:szCs w:val="20"/>
                          <w:lang w:val="en-US"/>
                        </w:rPr>
                        <w:t>cout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x_out</w:t>
                      </w:r>
                      <w:proofErr w:type="spellEnd"/>
                      <w:r w:rsidRPr="004B38B3">
                        <w:rPr>
                          <w:rFonts w:ascii="Courier New" w:hAnsi="Courier New" w:cs="Courier New"/>
                          <w:sz w:val="20"/>
                          <w:szCs w:val="20"/>
                          <w:lang w:val="en-US"/>
                        </w:rPr>
                        <w:t xml:space="preserve">: " &lt;&lt; </w:t>
                      </w:r>
                      <w:proofErr w:type="spellStart"/>
                      <w:r>
                        <w:rPr>
                          <w:rFonts w:ascii="Courier New" w:hAnsi="Courier New" w:cs="Courier New"/>
                          <w:sz w:val="20"/>
                          <w:szCs w:val="20"/>
                          <w:lang w:val="en-US"/>
                        </w:rPr>
                        <w:t>compass_x_out</w:t>
                      </w:r>
                      <w:proofErr w:type="spellEnd"/>
                      <w:r>
                        <w:rPr>
                          <w:rFonts w:ascii="Courier New" w:hAnsi="Courier New" w:cs="Courier New"/>
                          <w:sz w:val="20"/>
                          <w:szCs w:val="20"/>
                          <w:lang w:val="en-US"/>
                        </w:rPr>
                        <w:t xml:space="preserve"> &lt;&lt; ", </w:t>
                      </w:r>
                      <w:proofErr w:type="spellStart"/>
                      <w:r>
                        <w:rPr>
                          <w:rFonts w:ascii="Courier New" w:hAnsi="Courier New" w:cs="Courier New"/>
                          <w:sz w:val="20"/>
                          <w:szCs w:val="20"/>
                          <w:lang w:val="en-US"/>
                        </w:rPr>
                        <w:t>y_out</w:t>
                      </w:r>
                      <w:proofErr w:type="spellEnd"/>
                      <w:r>
                        <w:rPr>
                          <w:rFonts w:ascii="Courier New" w:hAnsi="Courier New" w:cs="Courier New"/>
                          <w:sz w:val="20"/>
                          <w:szCs w:val="20"/>
                          <w:lang w:val="en-US"/>
                        </w:rPr>
                        <w:t>: "&lt;&lt;</w:t>
                      </w:r>
                      <w:proofErr w:type="spellStart"/>
                      <w:r w:rsidRPr="004B38B3">
                        <w:rPr>
                          <w:rFonts w:ascii="Courier New" w:hAnsi="Courier New" w:cs="Courier New"/>
                          <w:sz w:val="20"/>
                          <w:szCs w:val="20"/>
                          <w:lang w:val="en-US"/>
                        </w:rPr>
                        <w:t>compass_y_out</w:t>
                      </w:r>
                      <w:proofErr w:type="spellEnd"/>
                    </w:p>
                    <w:p w14:paraId="012E8C0C"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14              &lt;&lt; ", </w:t>
                      </w:r>
                      <w:proofErr w:type="spellStart"/>
                      <w:r w:rsidRPr="004B38B3">
                        <w:rPr>
                          <w:rFonts w:ascii="Courier New" w:hAnsi="Courier New" w:cs="Courier New"/>
                          <w:sz w:val="20"/>
                          <w:szCs w:val="20"/>
                          <w:lang w:val="en-US"/>
                        </w:rPr>
                        <w:t>y_out</w:t>
                      </w:r>
                      <w:proofErr w:type="spellEnd"/>
                      <w:r w:rsidRPr="004B38B3">
                        <w:rPr>
                          <w:rFonts w:ascii="Courier New" w:hAnsi="Courier New" w:cs="Courier New"/>
                          <w:sz w:val="20"/>
                          <w:szCs w:val="20"/>
                          <w:lang w:val="en-US"/>
                        </w:rPr>
                        <w:t xml:space="preserve">: " &lt;&lt; </w:t>
                      </w:r>
                      <w:proofErr w:type="spellStart"/>
                      <w:r w:rsidRPr="004B38B3">
                        <w:rPr>
                          <w:rFonts w:ascii="Courier New" w:hAnsi="Courier New" w:cs="Courier New"/>
                          <w:sz w:val="20"/>
                          <w:szCs w:val="20"/>
                          <w:lang w:val="en-US"/>
                        </w:rPr>
                        <w:t>compass_z_out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endl</w:t>
                      </w:r>
                      <w:proofErr w:type="spellEnd"/>
                      <w:r w:rsidRPr="004B38B3">
                        <w:rPr>
                          <w:rFonts w:ascii="Courier New" w:hAnsi="Courier New" w:cs="Courier New"/>
                          <w:sz w:val="20"/>
                          <w:szCs w:val="20"/>
                          <w:lang w:val="en-US"/>
                        </w:rPr>
                        <w:t>;</w:t>
                      </w:r>
                    </w:p>
                    <w:p w14:paraId="71BF48A7"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15         </w:t>
                      </w:r>
                      <w:proofErr w:type="gramStart"/>
                      <w:r w:rsidRPr="004B38B3">
                        <w:rPr>
                          <w:rFonts w:ascii="Courier New" w:hAnsi="Courier New" w:cs="Courier New"/>
                          <w:sz w:val="20"/>
                          <w:szCs w:val="20"/>
                          <w:lang w:val="en-US"/>
                        </w:rPr>
                        <w:t>if(</w:t>
                      </w:r>
                      <w:proofErr w:type="spellStart"/>
                      <w:proofErr w:type="gramEnd"/>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 xml:space="preserve"> &lt; </w:t>
                      </w:r>
                      <w:proofErr w:type="spellStart"/>
                      <w:r w:rsidRPr="004B38B3">
                        <w:rPr>
                          <w:rFonts w:ascii="Courier New" w:hAnsi="Courier New" w:cs="Courier New"/>
                          <w:sz w:val="20"/>
                          <w:szCs w:val="20"/>
                          <w:lang w:val="en-US"/>
                        </w:rPr>
                        <w:t>min_x</w:t>
                      </w:r>
                      <w:proofErr w:type="spellEnd"/>
                      <w:r w:rsidRPr="004B38B3">
                        <w:rPr>
                          <w:rFonts w:ascii="Courier New" w:hAnsi="Courier New" w:cs="Courier New"/>
                          <w:sz w:val="20"/>
                          <w:szCs w:val="20"/>
                          <w:lang w:val="en-US"/>
                        </w:rPr>
                        <w:t>)</w:t>
                      </w:r>
                    </w:p>
                    <w:p w14:paraId="52531386"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16             </w:t>
                      </w:r>
                      <w:proofErr w:type="spellStart"/>
                      <w:r w:rsidRPr="004B38B3">
                        <w:rPr>
                          <w:rFonts w:ascii="Courier New" w:hAnsi="Courier New" w:cs="Courier New"/>
                          <w:sz w:val="20"/>
                          <w:szCs w:val="20"/>
                          <w:lang w:val="en-US"/>
                        </w:rPr>
                        <w:t>min_x</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w:t>
                      </w:r>
                    </w:p>
                    <w:p w14:paraId="5820CD6D"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17         else </w:t>
                      </w:r>
                      <w:proofErr w:type="gramStart"/>
                      <w:r w:rsidRPr="004B38B3">
                        <w:rPr>
                          <w:rFonts w:ascii="Courier New" w:hAnsi="Courier New" w:cs="Courier New"/>
                          <w:sz w:val="20"/>
                          <w:szCs w:val="20"/>
                          <w:lang w:val="en-US"/>
                        </w:rPr>
                        <w:t>if(</w:t>
                      </w:r>
                      <w:proofErr w:type="spellStart"/>
                      <w:proofErr w:type="gramEnd"/>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 xml:space="preserve"> &gt; </w:t>
                      </w:r>
                      <w:proofErr w:type="spellStart"/>
                      <w:r w:rsidRPr="004B38B3">
                        <w:rPr>
                          <w:rFonts w:ascii="Courier New" w:hAnsi="Courier New" w:cs="Courier New"/>
                          <w:sz w:val="20"/>
                          <w:szCs w:val="20"/>
                          <w:lang w:val="en-US"/>
                        </w:rPr>
                        <w:t>max_x</w:t>
                      </w:r>
                      <w:proofErr w:type="spellEnd"/>
                      <w:r w:rsidRPr="004B38B3">
                        <w:rPr>
                          <w:rFonts w:ascii="Courier New" w:hAnsi="Courier New" w:cs="Courier New"/>
                          <w:sz w:val="20"/>
                          <w:szCs w:val="20"/>
                          <w:lang w:val="en-US"/>
                        </w:rPr>
                        <w:t>)</w:t>
                      </w:r>
                    </w:p>
                    <w:p w14:paraId="7D75AEF4"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18             </w:t>
                      </w:r>
                      <w:proofErr w:type="spellStart"/>
                      <w:r w:rsidRPr="004B38B3">
                        <w:rPr>
                          <w:rFonts w:ascii="Courier New" w:hAnsi="Courier New" w:cs="Courier New"/>
                          <w:sz w:val="20"/>
                          <w:szCs w:val="20"/>
                          <w:lang w:val="en-US"/>
                        </w:rPr>
                        <w:t>max_x</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w:t>
                      </w:r>
                    </w:p>
                    <w:p w14:paraId="26C5B71C"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19         </w:t>
                      </w:r>
                      <w:proofErr w:type="gramStart"/>
                      <w:r w:rsidRPr="004B38B3">
                        <w:rPr>
                          <w:rFonts w:ascii="Courier New" w:hAnsi="Courier New" w:cs="Courier New"/>
                          <w:sz w:val="20"/>
                          <w:szCs w:val="20"/>
                          <w:lang w:val="en-US"/>
                        </w:rPr>
                        <w:t>if(</w:t>
                      </w:r>
                      <w:proofErr w:type="spellStart"/>
                      <w:proofErr w:type="gramEnd"/>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 xml:space="preserve"> &lt; </w:t>
                      </w:r>
                      <w:proofErr w:type="spellStart"/>
                      <w:r w:rsidRPr="004B38B3">
                        <w:rPr>
                          <w:rFonts w:ascii="Courier New" w:hAnsi="Courier New" w:cs="Courier New"/>
                          <w:sz w:val="20"/>
                          <w:szCs w:val="20"/>
                          <w:lang w:val="en-US"/>
                        </w:rPr>
                        <w:t>min_y</w:t>
                      </w:r>
                      <w:proofErr w:type="spellEnd"/>
                      <w:r w:rsidRPr="004B38B3">
                        <w:rPr>
                          <w:rFonts w:ascii="Courier New" w:hAnsi="Courier New" w:cs="Courier New"/>
                          <w:sz w:val="20"/>
                          <w:szCs w:val="20"/>
                          <w:lang w:val="en-US"/>
                        </w:rPr>
                        <w:t>)</w:t>
                      </w:r>
                    </w:p>
                    <w:p w14:paraId="0A0E7961"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20             </w:t>
                      </w:r>
                      <w:proofErr w:type="spellStart"/>
                      <w:r w:rsidRPr="004B38B3">
                        <w:rPr>
                          <w:rFonts w:ascii="Courier New" w:hAnsi="Courier New" w:cs="Courier New"/>
                          <w:sz w:val="20"/>
                          <w:szCs w:val="20"/>
                          <w:lang w:val="en-US"/>
                        </w:rPr>
                        <w:t>min_y</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w:t>
                      </w:r>
                    </w:p>
                    <w:p w14:paraId="6853274C"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21         else </w:t>
                      </w:r>
                      <w:proofErr w:type="gramStart"/>
                      <w:r w:rsidRPr="004B38B3">
                        <w:rPr>
                          <w:rFonts w:ascii="Courier New" w:hAnsi="Courier New" w:cs="Courier New"/>
                          <w:sz w:val="20"/>
                          <w:szCs w:val="20"/>
                          <w:lang w:val="en-US"/>
                        </w:rPr>
                        <w:t>if(</w:t>
                      </w:r>
                      <w:proofErr w:type="spellStart"/>
                      <w:proofErr w:type="gramEnd"/>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 xml:space="preserve"> &gt; </w:t>
                      </w:r>
                      <w:proofErr w:type="spellStart"/>
                      <w:r w:rsidRPr="004B38B3">
                        <w:rPr>
                          <w:rFonts w:ascii="Courier New" w:hAnsi="Courier New" w:cs="Courier New"/>
                          <w:sz w:val="20"/>
                          <w:szCs w:val="20"/>
                          <w:lang w:val="en-US"/>
                        </w:rPr>
                        <w:t>max_y</w:t>
                      </w:r>
                      <w:proofErr w:type="spellEnd"/>
                      <w:r w:rsidRPr="004B38B3">
                        <w:rPr>
                          <w:rFonts w:ascii="Courier New" w:hAnsi="Courier New" w:cs="Courier New"/>
                          <w:sz w:val="20"/>
                          <w:szCs w:val="20"/>
                          <w:lang w:val="en-US"/>
                        </w:rPr>
                        <w:t>)</w:t>
                      </w:r>
                    </w:p>
                    <w:p w14:paraId="59177D21"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22             </w:t>
                      </w:r>
                      <w:proofErr w:type="spellStart"/>
                      <w:r w:rsidRPr="004B38B3">
                        <w:rPr>
                          <w:rFonts w:ascii="Courier New" w:hAnsi="Courier New" w:cs="Courier New"/>
                          <w:sz w:val="20"/>
                          <w:szCs w:val="20"/>
                          <w:lang w:val="en-US"/>
                        </w:rPr>
                        <w:t>max_y</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w:t>
                      </w:r>
                    </w:p>
                    <w:p w14:paraId="752831C1"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23         </w:t>
                      </w:r>
                      <w:proofErr w:type="spellStart"/>
                      <w:proofErr w:type="gramStart"/>
                      <w:r w:rsidRPr="004B38B3">
                        <w:rPr>
                          <w:rFonts w:ascii="Courier New" w:hAnsi="Courier New" w:cs="Courier New"/>
                          <w:sz w:val="20"/>
                          <w:szCs w:val="20"/>
                          <w:lang w:val="en-US"/>
                        </w:rPr>
                        <w:t>gpioDelay</w:t>
                      </w:r>
                      <w:proofErr w:type="spellEnd"/>
                      <w:r w:rsidRPr="004B38B3">
                        <w:rPr>
                          <w:rFonts w:ascii="Courier New" w:hAnsi="Courier New" w:cs="Courier New"/>
                          <w:sz w:val="20"/>
                          <w:szCs w:val="20"/>
                          <w:lang w:val="en-US"/>
                        </w:rPr>
                        <w:t>(</w:t>
                      </w:r>
                      <w:proofErr w:type="gramEnd"/>
                      <w:r w:rsidRPr="004B38B3">
                        <w:rPr>
                          <w:rFonts w:ascii="Courier New" w:hAnsi="Courier New" w:cs="Courier New"/>
                          <w:sz w:val="20"/>
                          <w:szCs w:val="20"/>
                          <w:lang w:val="en-US"/>
                        </w:rPr>
                        <w:t>10000);</w:t>
                      </w:r>
                    </w:p>
                    <w:p w14:paraId="22099FFE"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24     }</w:t>
                      </w:r>
                    </w:p>
                    <w:p w14:paraId="664B95E2"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25     _</w:t>
                      </w:r>
                      <w:proofErr w:type="spellStart"/>
                      <w:r w:rsidRPr="004B38B3">
                        <w:rPr>
                          <w:rFonts w:ascii="Courier New" w:hAnsi="Courier New" w:cs="Courier New"/>
                          <w:sz w:val="20"/>
                          <w:szCs w:val="20"/>
                          <w:lang w:val="en-US"/>
                        </w:rPr>
                        <w:t>compass_x_offset</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min_x</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max_x</w:t>
                      </w:r>
                      <w:proofErr w:type="spellEnd"/>
                      <w:r w:rsidRPr="004B38B3">
                        <w:rPr>
                          <w:rFonts w:ascii="Courier New" w:hAnsi="Courier New" w:cs="Courier New"/>
                          <w:sz w:val="20"/>
                          <w:szCs w:val="20"/>
                          <w:lang w:val="en-US"/>
                        </w:rPr>
                        <w:t>) / 2;</w:t>
                      </w:r>
                    </w:p>
                    <w:p w14:paraId="7CC1EB4B"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26     _</w:t>
                      </w:r>
                      <w:proofErr w:type="spellStart"/>
                      <w:r w:rsidRPr="004B38B3">
                        <w:rPr>
                          <w:rFonts w:ascii="Courier New" w:hAnsi="Courier New" w:cs="Courier New"/>
                          <w:sz w:val="20"/>
                          <w:szCs w:val="20"/>
                          <w:lang w:val="en-US"/>
                        </w:rPr>
                        <w:t>compass_y_offset</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min_y</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max_y</w:t>
                      </w:r>
                      <w:proofErr w:type="spellEnd"/>
                      <w:r w:rsidRPr="004B38B3">
                        <w:rPr>
                          <w:rFonts w:ascii="Courier New" w:hAnsi="Courier New" w:cs="Courier New"/>
                          <w:sz w:val="20"/>
                          <w:szCs w:val="20"/>
                          <w:lang w:val="en-US"/>
                        </w:rPr>
                        <w:t>) / 2;</w:t>
                      </w:r>
                    </w:p>
                    <w:p w14:paraId="366CA78A"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27     </w:t>
                      </w:r>
                      <w:proofErr w:type="spellStart"/>
                      <w:r w:rsidRPr="004B38B3">
                        <w:rPr>
                          <w:rFonts w:ascii="Courier New" w:hAnsi="Courier New" w:cs="Courier New"/>
                          <w:sz w:val="20"/>
                          <w:szCs w:val="20"/>
                          <w:lang w:val="en-US"/>
                        </w:rPr>
                        <w:t>cout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compass_x_offset</w:t>
                      </w:r>
                      <w:proofErr w:type="spellEnd"/>
                      <w:r w:rsidRPr="004B38B3">
                        <w:rPr>
                          <w:rFonts w:ascii="Courier New" w:hAnsi="Courier New" w:cs="Courier New"/>
                          <w:sz w:val="20"/>
                          <w:szCs w:val="20"/>
                          <w:lang w:val="en-US"/>
                        </w:rPr>
                        <w:t>: " &lt;&lt; _</w:t>
                      </w:r>
                      <w:proofErr w:type="spellStart"/>
                      <w:r w:rsidRPr="004B38B3">
                        <w:rPr>
                          <w:rFonts w:ascii="Courier New" w:hAnsi="Courier New" w:cs="Courier New"/>
                          <w:sz w:val="20"/>
                          <w:szCs w:val="20"/>
                          <w:lang w:val="en-US"/>
                        </w:rPr>
                        <w:t>compass_x_offset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endl</w:t>
                      </w:r>
                      <w:proofErr w:type="spellEnd"/>
                      <w:r w:rsidRPr="004B38B3">
                        <w:rPr>
                          <w:rFonts w:ascii="Courier New" w:hAnsi="Courier New" w:cs="Courier New"/>
                          <w:sz w:val="20"/>
                          <w:szCs w:val="20"/>
                          <w:lang w:val="en-US"/>
                        </w:rPr>
                        <w:t>;</w:t>
                      </w:r>
                    </w:p>
                    <w:p w14:paraId="01642663" w14:textId="77777777" w:rsidR="007D5562" w:rsidRPr="004B38B3" w:rsidRDefault="007D5562"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28     </w:t>
                      </w:r>
                      <w:proofErr w:type="spellStart"/>
                      <w:r w:rsidRPr="004B38B3">
                        <w:rPr>
                          <w:rFonts w:ascii="Courier New" w:hAnsi="Courier New" w:cs="Courier New"/>
                          <w:sz w:val="20"/>
                          <w:szCs w:val="20"/>
                          <w:lang w:val="en-US"/>
                        </w:rPr>
                        <w:t>cout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compass_y_offset</w:t>
                      </w:r>
                      <w:proofErr w:type="spellEnd"/>
                      <w:r w:rsidRPr="004B38B3">
                        <w:rPr>
                          <w:rFonts w:ascii="Courier New" w:hAnsi="Courier New" w:cs="Courier New"/>
                          <w:sz w:val="20"/>
                          <w:szCs w:val="20"/>
                          <w:lang w:val="en-US"/>
                        </w:rPr>
                        <w:t>: " &lt;&lt; _</w:t>
                      </w:r>
                      <w:proofErr w:type="spellStart"/>
                      <w:r w:rsidRPr="004B38B3">
                        <w:rPr>
                          <w:rFonts w:ascii="Courier New" w:hAnsi="Courier New" w:cs="Courier New"/>
                          <w:sz w:val="20"/>
                          <w:szCs w:val="20"/>
                          <w:lang w:val="en-US"/>
                        </w:rPr>
                        <w:t>compass_y_offset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endl</w:t>
                      </w:r>
                      <w:proofErr w:type="spellEnd"/>
                      <w:r w:rsidRPr="004B38B3">
                        <w:rPr>
                          <w:rFonts w:ascii="Courier New" w:hAnsi="Courier New" w:cs="Courier New"/>
                          <w:sz w:val="20"/>
                          <w:szCs w:val="20"/>
                          <w:lang w:val="en-US"/>
                        </w:rPr>
                        <w:t>;</w:t>
                      </w:r>
                    </w:p>
                    <w:p w14:paraId="7A2161DA" w14:textId="77777777" w:rsidR="007D5562" w:rsidRPr="004B38B3" w:rsidRDefault="007D5562" w:rsidP="004B38B3">
                      <w:pPr>
                        <w:spacing w:after="0" w:line="240" w:lineRule="auto"/>
                        <w:rPr>
                          <w:rFonts w:ascii="Courier New" w:hAnsi="Courier New" w:cs="Courier New"/>
                          <w:sz w:val="20"/>
                          <w:szCs w:val="20"/>
                        </w:rPr>
                      </w:pPr>
                      <w:r w:rsidRPr="004B38B3">
                        <w:rPr>
                          <w:rFonts w:ascii="Courier New" w:hAnsi="Courier New" w:cs="Courier New"/>
                          <w:sz w:val="20"/>
                          <w:szCs w:val="20"/>
                        </w:rPr>
                        <w:t>29     gpioDelay(2000000);</w:t>
                      </w:r>
                    </w:p>
                    <w:p w14:paraId="02CDF895" w14:textId="6DB3E9BF" w:rsidR="007D5562" w:rsidRPr="004B38B3" w:rsidRDefault="007D5562" w:rsidP="004B38B3">
                      <w:pPr>
                        <w:spacing w:after="0" w:line="240" w:lineRule="auto"/>
                        <w:rPr>
                          <w:rFonts w:ascii="Courier New" w:hAnsi="Courier New" w:cs="Courier New"/>
                          <w:sz w:val="20"/>
                          <w:szCs w:val="20"/>
                        </w:rPr>
                      </w:pPr>
                      <w:r w:rsidRPr="004B38B3">
                        <w:rPr>
                          <w:rFonts w:ascii="Courier New" w:hAnsi="Courier New" w:cs="Courier New"/>
                          <w:sz w:val="20"/>
                          <w:szCs w:val="20"/>
                        </w:rPr>
                        <w:t>30 }</w:t>
                      </w:r>
                    </w:p>
                  </w:txbxContent>
                </v:textbox>
                <w10:wrap type="topAndBottom" anchorx="margin"/>
              </v:rect>
            </w:pict>
          </mc:Fallback>
        </mc:AlternateContent>
      </w:r>
      <w:r w:rsidR="00E0311C" w:rsidRPr="00D61714">
        <w:rPr>
          <w:i w:val="0"/>
          <w:color w:val="auto"/>
        </w:rPr>
        <w:t>Kod</w:t>
      </w:r>
      <w:r w:rsidR="00F81ADD" w:rsidRPr="00D61714">
        <w:rPr>
          <w:i w:val="0"/>
          <w:color w:val="auto"/>
        </w:rPr>
        <w:t>y</w:t>
      </w:r>
      <w:r w:rsidR="00E0311C" w:rsidRPr="00D61714">
        <w:rPr>
          <w:i w:val="0"/>
          <w:color w:val="auto"/>
        </w:rPr>
        <w:t xml:space="preserve"> źródłow</w:t>
      </w:r>
      <w:r w:rsidR="00F81ADD" w:rsidRPr="00D61714">
        <w:rPr>
          <w:i w:val="0"/>
          <w:color w:val="auto"/>
        </w:rPr>
        <w:t>e</w:t>
      </w:r>
      <w:r w:rsidR="00E0311C" w:rsidRPr="00D61714">
        <w:rPr>
          <w:i w:val="0"/>
          <w:color w:val="auto"/>
        </w:rPr>
        <w:t xml:space="preserve"> </w:t>
      </w:r>
      <w:r w:rsidR="00F81ADD" w:rsidRPr="00D61714">
        <w:rPr>
          <w:i w:val="0"/>
          <w:color w:val="auto"/>
        </w:rPr>
        <w:t>4-5</w:t>
      </w:r>
      <w:r w:rsidR="00E0311C" w:rsidRPr="00D61714">
        <w:rPr>
          <w:i w:val="0"/>
          <w:color w:val="auto"/>
        </w:rPr>
        <w:t xml:space="preserve"> przedstawia</w:t>
      </w:r>
      <w:r w:rsidR="00F81ADD" w:rsidRPr="00D61714">
        <w:rPr>
          <w:i w:val="0"/>
          <w:color w:val="auto"/>
        </w:rPr>
        <w:t>ją</w:t>
      </w:r>
      <w:r w:rsidR="00E0311C" w:rsidRPr="00D61714">
        <w:rPr>
          <w:i w:val="0"/>
          <w:color w:val="auto"/>
        </w:rPr>
        <w:t xml:space="preserve"> metody klasy „CompassHMC5883L”. </w:t>
      </w:r>
      <w:r w:rsidRPr="00D61714">
        <w:rPr>
          <w:i w:val="0"/>
          <w:color w:val="auto"/>
        </w:rPr>
        <w:t>Podobnie jak metody klasy odpowiedzialne za żyroskop i akcelerometr głównym zadan</w:t>
      </w:r>
      <w:r w:rsidR="007D5562">
        <w:rPr>
          <w:i w:val="0"/>
          <w:color w:val="auto"/>
        </w:rPr>
        <w:t>iem tej klasy jest kalibracja i </w:t>
      </w:r>
      <w:r w:rsidRPr="00D61714">
        <w:rPr>
          <w:i w:val="0"/>
          <w:color w:val="auto"/>
        </w:rPr>
        <w:t xml:space="preserve">pobieranie danych z kompasu. </w:t>
      </w:r>
    </w:p>
    <w:p w14:paraId="092E6A1C" w14:textId="2CFAE535" w:rsidR="000631CD" w:rsidRPr="00D61714" w:rsidRDefault="005D63E9" w:rsidP="00D61714">
      <w:pPr>
        <w:pStyle w:val="Legenda"/>
        <w:suppressLineNumbers w:val="0"/>
        <w:jc w:val="both"/>
        <w:rPr>
          <w:i w:val="0"/>
          <w:color w:val="auto"/>
        </w:rPr>
      </w:pPr>
      <w:r w:rsidRPr="00D61714">
        <w:rPr>
          <w:i w:val="0"/>
          <w:color w:val="auto"/>
        </w:rPr>
        <w:t>Metoda „calibrate” jak w przypadku żyroskopu służy do wyznaczenia wartości offsetu.</w:t>
      </w:r>
      <w:r w:rsidR="00E819F2" w:rsidRPr="00D61714">
        <w:rPr>
          <w:i w:val="0"/>
          <w:color w:val="auto"/>
        </w:rPr>
        <w:t xml:space="preserve"> Offset jest błędem, który będzie identyczny dla każdego pomiaru. </w:t>
      </w:r>
    </w:p>
    <w:p w14:paraId="69E9383A" w14:textId="602CC9E4" w:rsidR="00F904AC" w:rsidRPr="00D61714" w:rsidRDefault="00E819F2" w:rsidP="00D61714">
      <w:pPr>
        <w:pStyle w:val="Legenda"/>
        <w:suppressLineNumbers w:val="0"/>
        <w:jc w:val="both"/>
        <w:rPr>
          <w:i w:val="0"/>
          <w:color w:val="auto"/>
        </w:rPr>
      </w:pPr>
      <w:r w:rsidRPr="00D61714">
        <w:rPr>
          <w:i w:val="0"/>
          <w:noProof/>
          <w:color w:val="auto"/>
        </w:rPr>
        <w:lastRenderedPageBreak/>
        <mc:AlternateContent>
          <mc:Choice Requires="wps">
            <w:drawing>
              <wp:inline distT="0" distB="0" distL="0" distR="0" wp14:anchorId="29359B66" wp14:editId="2D863244">
                <wp:extent cx="6100445" cy="4710430"/>
                <wp:effectExtent l="0" t="0" r="14605" b="13970"/>
                <wp:docPr id="37" name="Rectangle 37"/>
                <wp:cNvGraphicFramePr/>
                <a:graphic xmlns:a="http://schemas.openxmlformats.org/drawingml/2006/main">
                  <a:graphicData uri="http://schemas.microsoft.com/office/word/2010/wordprocessingShape">
                    <wps:wsp>
                      <wps:cNvSpPr/>
                      <wps:spPr>
                        <a:xfrm>
                          <a:off x="0" y="0"/>
                          <a:ext cx="6100445" cy="4710430"/>
                        </a:xfrm>
                        <a:prstGeom prst="rect">
                          <a:avLst/>
                        </a:prstGeom>
                        <a:ln w="3175"/>
                      </wps:spPr>
                      <wps:style>
                        <a:lnRef idx="2">
                          <a:schemeClr val="accent3"/>
                        </a:lnRef>
                        <a:fillRef idx="1">
                          <a:schemeClr val="lt1"/>
                        </a:fillRef>
                        <a:effectRef idx="0">
                          <a:schemeClr val="accent3"/>
                        </a:effectRef>
                        <a:fontRef idx="minor">
                          <a:schemeClr val="dk1"/>
                        </a:fontRef>
                      </wps:style>
                      <wps:txbx>
                        <w:txbxContent>
                          <w:p w14:paraId="2A664696"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 void CompassHMC5883L::read(CompassData &amp; results, MPUData &amp;mpuData){</w:t>
                            </w:r>
                          </w:p>
                          <w:p w14:paraId="30AEBB84"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2     // read raw data</w:t>
                            </w:r>
                          </w:p>
                          <w:p w14:paraId="57102C52" w14:textId="77777777" w:rsidR="007D5562"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3     double compass_x_out = scale(i2cReadWord(_handle, </w:t>
                            </w:r>
                          </w:p>
                          <w:p w14:paraId="3A5C7452" w14:textId="64870EEB" w:rsidR="007D5562" w:rsidRPr="00F904AC" w:rsidRDefault="007D5562"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F904AC">
                              <w:rPr>
                                <w:rFonts w:ascii="Courier New" w:hAnsi="Courier New" w:cs="Courier New"/>
                                <w:sz w:val="20"/>
                                <w:szCs w:val="20"/>
                                <w:lang w:val="en-US"/>
                              </w:rPr>
                              <w:t>_address.COMPASS_XOUT));</w:t>
                            </w:r>
                          </w:p>
                          <w:p w14:paraId="78E66D78" w14:textId="77777777" w:rsidR="007D5562"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4     double compass_y_out = scale(i2cReadWord(_handle, </w:t>
                            </w:r>
                          </w:p>
                          <w:p w14:paraId="07E73E91" w14:textId="3FD4DF4B" w:rsidR="007D5562" w:rsidRPr="00F904AC" w:rsidRDefault="007D5562"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F904AC">
                              <w:rPr>
                                <w:rFonts w:ascii="Courier New" w:hAnsi="Courier New" w:cs="Courier New"/>
                                <w:sz w:val="20"/>
                                <w:szCs w:val="20"/>
                                <w:lang w:val="en-US"/>
                              </w:rPr>
                              <w:t>_address.COMPASS_YOUT));</w:t>
                            </w:r>
                          </w:p>
                          <w:p w14:paraId="2C5442EF" w14:textId="77777777" w:rsidR="007D5562"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5     double compass_z_out = scale(i2cReadWord(_handle, </w:t>
                            </w:r>
                          </w:p>
                          <w:p w14:paraId="4D57ECCF" w14:textId="4CC997C2" w:rsidR="007D5562" w:rsidRPr="00F904AC" w:rsidRDefault="007D5562"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F904AC">
                              <w:rPr>
                                <w:rFonts w:ascii="Courier New" w:hAnsi="Courier New" w:cs="Courier New"/>
                                <w:sz w:val="20"/>
                                <w:szCs w:val="20"/>
                                <w:lang w:val="en-US"/>
                              </w:rPr>
                              <w:t>_address.COMPASS_ZOUT));</w:t>
                            </w:r>
                          </w:p>
                          <w:p w14:paraId="41249A84"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6     // --------------without tilt compensation</w:t>
                            </w:r>
                          </w:p>
                          <w:p w14:paraId="34488136"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7     double bearing = atan2(compass_y_out, compass_x_out);</w:t>
                            </w:r>
                          </w:p>
                          <w:p w14:paraId="5C91C47D"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8     bearing += _declination;</w:t>
                            </w:r>
                          </w:p>
                          <w:p w14:paraId="5F2BE160"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9     if(bearing &lt; 0)</w:t>
                            </w:r>
                          </w:p>
                          <w:p w14:paraId="31720448"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10         bearing += 2 * M_PI;</w:t>
                            </w:r>
                          </w:p>
                          <w:p w14:paraId="7E1B00EA"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11     results.Bearing = 57.295 * bearing; // radians to degrees</w:t>
                            </w:r>
                          </w:p>
                          <w:p w14:paraId="6CFF0B23"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12     // --------------tilt compensation</w:t>
                            </w:r>
                          </w:p>
                          <w:p w14:paraId="0F5B40EB"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13     double sin_roll = sin(mpuData.complementaryXangle / 57.295);</w:t>
                            </w:r>
                          </w:p>
                          <w:p w14:paraId="3AD62CF2"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14     double cos_roll = cos(mpuData.complementaryXangle / 57.295);</w:t>
                            </w:r>
                          </w:p>
                          <w:p w14:paraId="458714E2"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15     double sin_pitch = sin(-mpuData.complementaryYangle / 57.295);</w:t>
                            </w:r>
                          </w:p>
                          <w:p w14:paraId="6A38FB30"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16     double cos_pitch = cos(-mpuData.complementaryYangle / 57.295);</w:t>
                            </w:r>
                          </w:p>
                          <w:p w14:paraId="27095F85"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17     double compass_y_compensate = compass_y_out * cos_roll</w:t>
                            </w:r>
                          </w:p>
                          <w:p w14:paraId="2DA22731"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18             - compass_z_out * sin_roll;</w:t>
                            </w:r>
                          </w:p>
                          <w:p w14:paraId="40C64D48"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19     double compass_x_compensate = compass_x_out * cos_pitch</w:t>
                            </w:r>
                          </w:p>
                          <w:p w14:paraId="128F8BC4"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20             + compass_y_out * sin_pitch * sin_roll</w:t>
                            </w:r>
                          </w:p>
                          <w:p w14:paraId="27F1920E"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21             + compass_z_out * sin_pitch * cos_roll;</w:t>
                            </w:r>
                          </w:p>
                          <w:p w14:paraId="73B43A3D" w14:textId="77777777" w:rsidR="007D5562"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22     double bearingAfterCompensation = atan2(compass_y_compensate, </w:t>
                            </w:r>
                          </w:p>
                          <w:p w14:paraId="797CF13C" w14:textId="4EE79245" w:rsidR="007D5562" w:rsidRPr="00F904AC" w:rsidRDefault="007D5562"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F904AC">
                              <w:rPr>
                                <w:rFonts w:ascii="Courier New" w:hAnsi="Courier New" w:cs="Courier New"/>
                                <w:sz w:val="20"/>
                                <w:szCs w:val="20"/>
                                <w:lang w:val="en-US"/>
                              </w:rPr>
                              <w:t>compass_x_compensate);</w:t>
                            </w:r>
                          </w:p>
                          <w:p w14:paraId="493F75F2"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23     bearingAfterCompensation += _declination;</w:t>
                            </w:r>
                          </w:p>
                          <w:p w14:paraId="229C952A"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24     if(bearingAfterCompensation &lt; 0)</w:t>
                            </w:r>
                          </w:p>
                          <w:p w14:paraId="6C133456"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25         bearingAfterCompensation += 2 * M_PI;</w:t>
                            </w:r>
                          </w:p>
                          <w:p w14:paraId="46B19C66" w14:textId="77777777" w:rsidR="007D5562"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26     results.BearingAfterTiltCompensation = 57.295 * </w:t>
                            </w:r>
                          </w:p>
                          <w:p w14:paraId="37CBBD68" w14:textId="090041CE" w:rsidR="007D5562" w:rsidRPr="00F904AC" w:rsidRDefault="007D5562"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t>bearingAfterCompensation;</w:t>
                            </w:r>
                          </w:p>
                          <w:p w14:paraId="015279D3" w14:textId="1E2E037E" w:rsidR="007D5562" w:rsidRPr="00F904AC" w:rsidRDefault="007D5562" w:rsidP="00F904AC">
                            <w:pPr>
                              <w:spacing w:after="0" w:line="240" w:lineRule="auto"/>
                              <w:rPr>
                                <w:rFonts w:ascii="Courier New" w:hAnsi="Courier New" w:cs="Courier New"/>
                                <w:sz w:val="20"/>
                                <w:szCs w:val="20"/>
                              </w:rPr>
                            </w:pPr>
                            <w:r w:rsidRPr="00F904AC">
                              <w:rPr>
                                <w:rFonts w:ascii="Courier New" w:hAnsi="Courier New" w:cs="Courier New"/>
                                <w:sz w:val="20"/>
                                <w:szCs w:val="20"/>
                              </w:rPr>
                              <w:t>27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9359B66" id="Rectangle 37" o:spid="_x0000_s1040" style="width:480.35pt;height:370.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" fillcolor="white [3201]" strokecolor="#a5a5a5 [3206]" strokeweight=".25pt">
                <v:textbox>
                  <w:txbxContent>
                    <w:p w14:paraId="2A664696"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 void CompassHMC5883L::</w:t>
                      </w:r>
                      <w:proofErr w:type="gramStart"/>
                      <w:r w:rsidRPr="00F904AC">
                        <w:rPr>
                          <w:rFonts w:ascii="Courier New" w:hAnsi="Courier New" w:cs="Courier New"/>
                          <w:sz w:val="20"/>
                          <w:szCs w:val="20"/>
                          <w:lang w:val="en-US"/>
                        </w:rPr>
                        <w:t>read(</w:t>
                      </w:r>
                      <w:proofErr w:type="spellStart"/>
                      <w:proofErr w:type="gramEnd"/>
                      <w:r w:rsidRPr="00F904AC">
                        <w:rPr>
                          <w:rFonts w:ascii="Courier New" w:hAnsi="Courier New" w:cs="Courier New"/>
                          <w:sz w:val="20"/>
                          <w:szCs w:val="20"/>
                          <w:lang w:val="en-US"/>
                        </w:rPr>
                        <w:t>CompassData</w:t>
                      </w:r>
                      <w:proofErr w:type="spellEnd"/>
                      <w:r w:rsidRPr="00F904AC">
                        <w:rPr>
                          <w:rFonts w:ascii="Courier New" w:hAnsi="Courier New" w:cs="Courier New"/>
                          <w:sz w:val="20"/>
                          <w:szCs w:val="20"/>
                          <w:lang w:val="en-US"/>
                        </w:rPr>
                        <w:t xml:space="preserve"> &amp; results, </w:t>
                      </w:r>
                      <w:proofErr w:type="spellStart"/>
                      <w:r w:rsidRPr="00F904AC">
                        <w:rPr>
                          <w:rFonts w:ascii="Courier New" w:hAnsi="Courier New" w:cs="Courier New"/>
                          <w:sz w:val="20"/>
                          <w:szCs w:val="20"/>
                          <w:lang w:val="en-US"/>
                        </w:rPr>
                        <w:t>MPUData</w:t>
                      </w:r>
                      <w:proofErr w:type="spellEnd"/>
                      <w:r w:rsidRPr="00F904AC">
                        <w:rPr>
                          <w:rFonts w:ascii="Courier New" w:hAnsi="Courier New" w:cs="Courier New"/>
                          <w:sz w:val="20"/>
                          <w:szCs w:val="20"/>
                          <w:lang w:val="en-US"/>
                        </w:rPr>
                        <w:t xml:space="preserve"> &amp;</w:t>
                      </w:r>
                      <w:proofErr w:type="spellStart"/>
                      <w:r w:rsidRPr="00F904AC">
                        <w:rPr>
                          <w:rFonts w:ascii="Courier New" w:hAnsi="Courier New" w:cs="Courier New"/>
                          <w:sz w:val="20"/>
                          <w:szCs w:val="20"/>
                          <w:lang w:val="en-US"/>
                        </w:rPr>
                        <w:t>mpuData</w:t>
                      </w:r>
                      <w:proofErr w:type="spellEnd"/>
                      <w:r w:rsidRPr="00F904AC">
                        <w:rPr>
                          <w:rFonts w:ascii="Courier New" w:hAnsi="Courier New" w:cs="Courier New"/>
                          <w:sz w:val="20"/>
                          <w:szCs w:val="20"/>
                          <w:lang w:val="en-US"/>
                        </w:rPr>
                        <w:t>){</w:t>
                      </w:r>
                    </w:p>
                    <w:p w14:paraId="30AEBB84"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2     // read raw data</w:t>
                      </w:r>
                    </w:p>
                    <w:p w14:paraId="57102C52" w14:textId="77777777" w:rsidR="007D5562"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3     double </w:t>
                      </w:r>
                      <w:proofErr w:type="spellStart"/>
                      <w:r w:rsidRPr="00F904AC">
                        <w:rPr>
                          <w:rFonts w:ascii="Courier New" w:hAnsi="Courier New" w:cs="Courier New"/>
                          <w:sz w:val="20"/>
                          <w:szCs w:val="20"/>
                          <w:lang w:val="en-US"/>
                        </w:rPr>
                        <w:t>compass_x_out</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scale(</w:t>
                      </w:r>
                      <w:proofErr w:type="gramEnd"/>
                      <w:r w:rsidRPr="00F904AC">
                        <w:rPr>
                          <w:rFonts w:ascii="Courier New" w:hAnsi="Courier New" w:cs="Courier New"/>
                          <w:sz w:val="20"/>
                          <w:szCs w:val="20"/>
                          <w:lang w:val="en-US"/>
                        </w:rPr>
                        <w:t xml:space="preserve">i2cReadWord(_handle, </w:t>
                      </w:r>
                    </w:p>
                    <w:p w14:paraId="3A5C7452" w14:textId="64870EEB" w:rsidR="007D5562" w:rsidRPr="00F904AC" w:rsidRDefault="007D5562"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F904AC">
                        <w:rPr>
                          <w:rFonts w:ascii="Courier New" w:hAnsi="Courier New" w:cs="Courier New"/>
                          <w:sz w:val="20"/>
                          <w:szCs w:val="20"/>
                          <w:lang w:val="en-US"/>
                        </w:rPr>
                        <w:t>_</w:t>
                      </w:r>
                      <w:proofErr w:type="spellStart"/>
                      <w:r w:rsidRPr="00F904AC">
                        <w:rPr>
                          <w:rFonts w:ascii="Courier New" w:hAnsi="Courier New" w:cs="Courier New"/>
                          <w:sz w:val="20"/>
                          <w:szCs w:val="20"/>
                          <w:lang w:val="en-US"/>
                        </w:rPr>
                        <w:t>address.COMPASS_XOUT</w:t>
                      </w:r>
                      <w:proofErr w:type="spellEnd"/>
                      <w:r w:rsidRPr="00F904AC">
                        <w:rPr>
                          <w:rFonts w:ascii="Courier New" w:hAnsi="Courier New" w:cs="Courier New"/>
                          <w:sz w:val="20"/>
                          <w:szCs w:val="20"/>
                          <w:lang w:val="en-US"/>
                        </w:rPr>
                        <w:t>));</w:t>
                      </w:r>
                    </w:p>
                    <w:p w14:paraId="78E66D78" w14:textId="77777777" w:rsidR="007D5562"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4     double </w:t>
                      </w:r>
                      <w:proofErr w:type="spellStart"/>
                      <w:r w:rsidRPr="00F904AC">
                        <w:rPr>
                          <w:rFonts w:ascii="Courier New" w:hAnsi="Courier New" w:cs="Courier New"/>
                          <w:sz w:val="20"/>
                          <w:szCs w:val="20"/>
                          <w:lang w:val="en-US"/>
                        </w:rPr>
                        <w:t>compass_y_out</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scale(</w:t>
                      </w:r>
                      <w:proofErr w:type="gramEnd"/>
                      <w:r w:rsidRPr="00F904AC">
                        <w:rPr>
                          <w:rFonts w:ascii="Courier New" w:hAnsi="Courier New" w:cs="Courier New"/>
                          <w:sz w:val="20"/>
                          <w:szCs w:val="20"/>
                          <w:lang w:val="en-US"/>
                        </w:rPr>
                        <w:t xml:space="preserve">i2cReadWord(_handle, </w:t>
                      </w:r>
                    </w:p>
                    <w:p w14:paraId="07E73E91" w14:textId="3FD4DF4B" w:rsidR="007D5562" w:rsidRPr="00F904AC" w:rsidRDefault="007D5562"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F904AC">
                        <w:rPr>
                          <w:rFonts w:ascii="Courier New" w:hAnsi="Courier New" w:cs="Courier New"/>
                          <w:sz w:val="20"/>
                          <w:szCs w:val="20"/>
                          <w:lang w:val="en-US"/>
                        </w:rPr>
                        <w:t>_</w:t>
                      </w:r>
                      <w:proofErr w:type="spellStart"/>
                      <w:r w:rsidRPr="00F904AC">
                        <w:rPr>
                          <w:rFonts w:ascii="Courier New" w:hAnsi="Courier New" w:cs="Courier New"/>
                          <w:sz w:val="20"/>
                          <w:szCs w:val="20"/>
                          <w:lang w:val="en-US"/>
                        </w:rPr>
                        <w:t>address.COMPASS_YOUT</w:t>
                      </w:r>
                      <w:proofErr w:type="spellEnd"/>
                      <w:r w:rsidRPr="00F904AC">
                        <w:rPr>
                          <w:rFonts w:ascii="Courier New" w:hAnsi="Courier New" w:cs="Courier New"/>
                          <w:sz w:val="20"/>
                          <w:szCs w:val="20"/>
                          <w:lang w:val="en-US"/>
                        </w:rPr>
                        <w:t>));</w:t>
                      </w:r>
                    </w:p>
                    <w:p w14:paraId="2C5442EF" w14:textId="77777777" w:rsidR="007D5562"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5     double </w:t>
                      </w:r>
                      <w:proofErr w:type="spellStart"/>
                      <w:r w:rsidRPr="00F904AC">
                        <w:rPr>
                          <w:rFonts w:ascii="Courier New" w:hAnsi="Courier New" w:cs="Courier New"/>
                          <w:sz w:val="20"/>
                          <w:szCs w:val="20"/>
                          <w:lang w:val="en-US"/>
                        </w:rPr>
                        <w:t>compass_z_out</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scale(</w:t>
                      </w:r>
                      <w:proofErr w:type="gramEnd"/>
                      <w:r w:rsidRPr="00F904AC">
                        <w:rPr>
                          <w:rFonts w:ascii="Courier New" w:hAnsi="Courier New" w:cs="Courier New"/>
                          <w:sz w:val="20"/>
                          <w:szCs w:val="20"/>
                          <w:lang w:val="en-US"/>
                        </w:rPr>
                        <w:t xml:space="preserve">i2cReadWord(_handle, </w:t>
                      </w:r>
                    </w:p>
                    <w:p w14:paraId="4D57ECCF" w14:textId="4CC997C2" w:rsidR="007D5562" w:rsidRPr="00F904AC" w:rsidRDefault="007D5562"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F904AC">
                        <w:rPr>
                          <w:rFonts w:ascii="Courier New" w:hAnsi="Courier New" w:cs="Courier New"/>
                          <w:sz w:val="20"/>
                          <w:szCs w:val="20"/>
                          <w:lang w:val="en-US"/>
                        </w:rPr>
                        <w:t>_</w:t>
                      </w:r>
                      <w:proofErr w:type="spellStart"/>
                      <w:r w:rsidRPr="00F904AC">
                        <w:rPr>
                          <w:rFonts w:ascii="Courier New" w:hAnsi="Courier New" w:cs="Courier New"/>
                          <w:sz w:val="20"/>
                          <w:szCs w:val="20"/>
                          <w:lang w:val="en-US"/>
                        </w:rPr>
                        <w:t>address.COMPASS_ZOUT</w:t>
                      </w:r>
                      <w:proofErr w:type="spellEnd"/>
                      <w:r w:rsidRPr="00F904AC">
                        <w:rPr>
                          <w:rFonts w:ascii="Courier New" w:hAnsi="Courier New" w:cs="Courier New"/>
                          <w:sz w:val="20"/>
                          <w:szCs w:val="20"/>
                          <w:lang w:val="en-US"/>
                        </w:rPr>
                        <w:t>));</w:t>
                      </w:r>
                    </w:p>
                    <w:p w14:paraId="41249A84"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6     // --------------without tilt compensation</w:t>
                      </w:r>
                    </w:p>
                    <w:p w14:paraId="34488136"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7     double bearing = </w:t>
                      </w:r>
                      <w:proofErr w:type="gramStart"/>
                      <w:r w:rsidRPr="00F904AC">
                        <w:rPr>
                          <w:rFonts w:ascii="Courier New" w:hAnsi="Courier New" w:cs="Courier New"/>
                          <w:sz w:val="20"/>
                          <w:szCs w:val="20"/>
                          <w:lang w:val="en-US"/>
                        </w:rPr>
                        <w:t>atan2(</w:t>
                      </w:r>
                      <w:proofErr w:type="spellStart"/>
                      <w:proofErr w:type="gramEnd"/>
                      <w:r w:rsidRPr="00F904AC">
                        <w:rPr>
                          <w:rFonts w:ascii="Courier New" w:hAnsi="Courier New" w:cs="Courier New"/>
                          <w:sz w:val="20"/>
                          <w:szCs w:val="20"/>
                          <w:lang w:val="en-US"/>
                        </w:rPr>
                        <w:t>compass_y_out</w:t>
                      </w:r>
                      <w:proofErr w:type="spellEnd"/>
                      <w:r w:rsidRPr="00F904AC">
                        <w:rPr>
                          <w:rFonts w:ascii="Courier New" w:hAnsi="Courier New" w:cs="Courier New"/>
                          <w:sz w:val="20"/>
                          <w:szCs w:val="20"/>
                          <w:lang w:val="en-US"/>
                        </w:rPr>
                        <w:t xml:space="preserve">, </w:t>
                      </w:r>
                      <w:proofErr w:type="spellStart"/>
                      <w:r w:rsidRPr="00F904AC">
                        <w:rPr>
                          <w:rFonts w:ascii="Courier New" w:hAnsi="Courier New" w:cs="Courier New"/>
                          <w:sz w:val="20"/>
                          <w:szCs w:val="20"/>
                          <w:lang w:val="en-US"/>
                        </w:rPr>
                        <w:t>compass_x_out</w:t>
                      </w:r>
                      <w:proofErr w:type="spellEnd"/>
                      <w:r w:rsidRPr="00F904AC">
                        <w:rPr>
                          <w:rFonts w:ascii="Courier New" w:hAnsi="Courier New" w:cs="Courier New"/>
                          <w:sz w:val="20"/>
                          <w:szCs w:val="20"/>
                          <w:lang w:val="en-US"/>
                        </w:rPr>
                        <w:t>);</w:t>
                      </w:r>
                    </w:p>
                    <w:p w14:paraId="5C91C47D"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8     bearing += _declination;</w:t>
                      </w:r>
                    </w:p>
                    <w:p w14:paraId="5F2BE160"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9     </w:t>
                      </w:r>
                      <w:proofErr w:type="gramStart"/>
                      <w:r w:rsidRPr="00F904AC">
                        <w:rPr>
                          <w:rFonts w:ascii="Courier New" w:hAnsi="Courier New" w:cs="Courier New"/>
                          <w:sz w:val="20"/>
                          <w:szCs w:val="20"/>
                          <w:lang w:val="en-US"/>
                        </w:rPr>
                        <w:t>if(</w:t>
                      </w:r>
                      <w:proofErr w:type="gramEnd"/>
                      <w:r w:rsidRPr="00F904AC">
                        <w:rPr>
                          <w:rFonts w:ascii="Courier New" w:hAnsi="Courier New" w:cs="Courier New"/>
                          <w:sz w:val="20"/>
                          <w:szCs w:val="20"/>
                          <w:lang w:val="en-US"/>
                        </w:rPr>
                        <w:t>bearing &lt; 0)</w:t>
                      </w:r>
                    </w:p>
                    <w:p w14:paraId="31720448"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10         bearing += 2 * M_PI;</w:t>
                      </w:r>
                    </w:p>
                    <w:p w14:paraId="7E1B00EA"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11     </w:t>
                      </w:r>
                      <w:proofErr w:type="spellStart"/>
                      <w:r w:rsidRPr="00F904AC">
                        <w:rPr>
                          <w:rFonts w:ascii="Courier New" w:hAnsi="Courier New" w:cs="Courier New"/>
                          <w:sz w:val="20"/>
                          <w:szCs w:val="20"/>
                          <w:lang w:val="en-US"/>
                        </w:rPr>
                        <w:t>results.Bearing</w:t>
                      </w:r>
                      <w:proofErr w:type="spellEnd"/>
                      <w:r w:rsidRPr="00F904AC">
                        <w:rPr>
                          <w:rFonts w:ascii="Courier New" w:hAnsi="Courier New" w:cs="Courier New"/>
                          <w:sz w:val="20"/>
                          <w:szCs w:val="20"/>
                          <w:lang w:val="en-US"/>
                        </w:rPr>
                        <w:t xml:space="preserve"> = 57.295 * bearing; // radians to degrees</w:t>
                      </w:r>
                    </w:p>
                    <w:p w14:paraId="6CFF0B23"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12     // --------------tilt compensation</w:t>
                      </w:r>
                    </w:p>
                    <w:p w14:paraId="0F5B40EB"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13     double </w:t>
                      </w:r>
                      <w:proofErr w:type="spellStart"/>
                      <w:r w:rsidRPr="00F904AC">
                        <w:rPr>
                          <w:rFonts w:ascii="Courier New" w:hAnsi="Courier New" w:cs="Courier New"/>
                          <w:sz w:val="20"/>
                          <w:szCs w:val="20"/>
                          <w:lang w:val="en-US"/>
                        </w:rPr>
                        <w:t>sin_roll</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sin(</w:t>
                      </w:r>
                      <w:proofErr w:type="spellStart"/>
                      <w:proofErr w:type="gramEnd"/>
                      <w:r w:rsidRPr="00F904AC">
                        <w:rPr>
                          <w:rFonts w:ascii="Courier New" w:hAnsi="Courier New" w:cs="Courier New"/>
                          <w:sz w:val="20"/>
                          <w:szCs w:val="20"/>
                          <w:lang w:val="en-US"/>
                        </w:rPr>
                        <w:t>mpuData.complementaryXangle</w:t>
                      </w:r>
                      <w:proofErr w:type="spellEnd"/>
                      <w:r w:rsidRPr="00F904AC">
                        <w:rPr>
                          <w:rFonts w:ascii="Courier New" w:hAnsi="Courier New" w:cs="Courier New"/>
                          <w:sz w:val="20"/>
                          <w:szCs w:val="20"/>
                          <w:lang w:val="en-US"/>
                        </w:rPr>
                        <w:t xml:space="preserve"> / 57.295);</w:t>
                      </w:r>
                    </w:p>
                    <w:p w14:paraId="3AD62CF2"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14     double </w:t>
                      </w:r>
                      <w:proofErr w:type="spellStart"/>
                      <w:r w:rsidRPr="00F904AC">
                        <w:rPr>
                          <w:rFonts w:ascii="Courier New" w:hAnsi="Courier New" w:cs="Courier New"/>
                          <w:sz w:val="20"/>
                          <w:szCs w:val="20"/>
                          <w:lang w:val="en-US"/>
                        </w:rPr>
                        <w:t>cos_roll</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cos(</w:t>
                      </w:r>
                      <w:proofErr w:type="spellStart"/>
                      <w:proofErr w:type="gramEnd"/>
                      <w:r w:rsidRPr="00F904AC">
                        <w:rPr>
                          <w:rFonts w:ascii="Courier New" w:hAnsi="Courier New" w:cs="Courier New"/>
                          <w:sz w:val="20"/>
                          <w:szCs w:val="20"/>
                          <w:lang w:val="en-US"/>
                        </w:rPr>
                        <w:t>mpuData.complementaryXangle</w:t>
                      </w:r>
                      <w:proofErr w:type="spellEnd"/>
                      <w:r w:rsidRPr="00F904AC">
                        <w:rPr>
                          <w:rFonts w:ascii="Courier New" w:hAnsi="Courier New" w:cs="Courier New"/>
                          <w:sz w:val="20"/>
                          <w:szCs w:val="20"/>
                          <w:lang w:val="en-US"/>
                        </w:rPr>
                        <w:t xml:space="preserve"> / 57.295);</w:t>
                      </w:r>
                    </w:p>
                    <w:p w14:paraId="458714E2"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15     double </w:t>
                      </w:r>
                      <w:proofErr w:type="spellStart"/>
                      <w:r w:rsidRPr="00F904AC">
                        <w:rPr>
                          <w:rFonts w:ascii="Courier New" w:hAnsi="Courier New" w:cs="Courier New"/>
                          <w:sz w:val="20"/>
                          <w:szCs w:val="20"/>
                          <w:lang w:val="en-US"/>
                        </w:rPr>
                        <w:t>sin_pitch</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sin(</w:t>
                      </w:r>
                      <w:proofErr w:type="gramEnd"/>
                      <w:r w:rsidRPr="00F904AC">
                        <w:rPr>
                          <w:rFonts w:ascii="Courier New" w:hAnsi="Courier New" w:cs="Courier New"/>
                          <w:sz w:val="20"/>
                          <w:szCs w:val="20"/>
                          <w:lang w:val="en-US"/>
                        </w:rPr>
                        <w:t>-</w:t>
                      </w:r>
                      <w:proofErr w:type="spellStart"/>
                      <w:r w:rsidRPr="00F904AC">
                        <w:rPr>
                          <w:rFonts w:ascii="Courier New" w:hAnsi="Courier New" w:cs="Courier New"/>
                          <w:sz w:val="20"/>
                          <w:szCs w:val="20"/>
                          <w:lang w:val="en-US"/>
                        </w:rPr>
                        <w:t>mpuData.complementaryYangle</w:t>
                      </w:r>
                      <w:proofErr w:type="spellEnd"/>
                      <w:r w:rsidRPr="00F904AC">
                        <w:rPr>
                          <w:rFonts w:ascii="Courier New" w:hAnsi="Courier New" w:cs="Courier New"/>
                          <w:sz w:val="20"/>
                          <w:szCs w:val="20"/>
                          <w:lang w:val="en-US"/>
                        </w:rPr>
                        <w:t xml:space="preserve"> / 57.295);</w:t>
                      </w:r>
                    </w:p>
                    <w:p w14:paraId="6A38FB30"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16     double </w:t>
                      </w:r>
                      <w:proofErr w:type="spellStart"/>
                      <w:r w:rsidRPr="00F904AC">
                        <w:rPr>
                          <w:rFonts w:ascii="Courier New" w:hAnsi="Courier New" w:cs="Courier New"/>
                          <w:sz w:val="20"/>
                          <w:szCs w:val="20"/>
                          <w:lang w:val="en-US"/>
                        </w:rPr>
                        <w:t>cos_pitch</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cos(</w:t>
                      </w:r>
                      <w:proofErr w:type="gramEnd"/>
                      <w:r w:rsidRPr="00F904AC">
                        <w:rPr>
                          <w:rFonts w:ascii="Courier New" w:hAnsi="Courier New" w:cs="Courier New"/>
                          <w:sz w:val="20"/>
                          <w:szCs w:val="20"/>
                          <w:lang w:val="en-US"/>
                        </w:rPr>
                        <w:t>-</w:t>
                      </w:r>
                      <w:proofErr w:type="spellStart"/>
                      <w:r w:rsidRPr="00F904AC">
                        <w:rPr>
                          <w:rFonts w:ascii="Courier New" w:hAnsi="Courier New" w:cs="Courier New"/>
                          <w:sz w:val="20"/>
                          <w:szCs w:val="20"/>
                          <w:lang w:val="en-US"/>
                        </w:rPr>
                        <w:t>mpuData.complementaryYangle</w:t>
                      </w:r>
                      <w:proofErr w:type="spellEnd"/>
                      <w:r w:rsidRPr="00F904AC">
                        <w:rPr>
                          <w:rFonts w:ascii="Courier New" w:hAnsi="Courier New" w:cs="Courier New"/>
                          <w:sz w:val="20"/>
                          <w:szCs w:val="20"/>
                          <w:lang w:val="en-US"/>
                        </w:rPr>
                        <w:t xml:space="preserve"> / 57.295);</w:t>
                      </w:r>
                    </w:p>
                    <w:p w14:paraId="27095F85"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17     double </w:t>
                      </w:r>
                      <w:proofErr w:type="spellStart"/>
                      <w:r w:rsidRPr="00F904AC">
                        <w:rPr>
                          <w:rFonts w:ascii="Courier New" w:hAnsi="Courier New" w:cs="Courier New"/>
                          <w:sz w:val="20"/>
                          <w:szCs w:val="20"/>
                          <w:lang w:val="en-US"/>
                        </w:rPr>
                        <w:t>compass_y_compensate</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compass_y_out</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cos_roll</w:t>
                      </w:r>
                      <w:proofErr w:type="spellEnd"/>
                    </w:p>
                    <w:p w14:paraId="2DA22731"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18             - </w:t>
                      </w:r>
                      <w:proofErr w:type="spellStart"/>
                      <w:proofErr w:type="gramStart"/>
                      <w:r w:rsidRPr="00F904AC">
                        <w:rPr>
                          <w:rFonts w:ascii="Courier New" w:hAnsi="Courier New" w:cs="Courier New"/>
                          <w:sz w:val="20"/>
                          <w:szCs w:val="20"/>
                          <w:lang w:val="en-US"/>
                        </w:rPr>
                        <w:t>compass_z_out</w:t>
                      </w:r>
                      <w:proofErr w:type="spellEnd"/>
                      <w:proofErr w:type="gram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sin_roll</w:t>
                      </w:r>
                      <w:proofErr w:type="spellEnd"/>
                      <w:r w:rsidRPr="00F904AC">
                        <w:rPr>
                          <w:rFonts w:ascii="Courier New" w:hAnsi="Courier New" w:cs="Courier New"/>
                          <w:sz w:val="20"/>
                          <w:szCs w:val="20"/>
                          <w:lang w:val="en-US"/>
                        </w:rPr>
                        <w:t>;</w:t>
                      </w:r>
                    </w:p>
                    <w:p w14:paraId="40C64D48"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19     double </w:t>
                      </w:r>
                      <w:proofErr w:type="spellStart"/>
                      <w:r w:rsidRPr="00F904AC">
                        <w:rPr>
                          <w:rFonts w:ascii="Courier New" w:hAnsi="Courier New" w:cs="Courier New"/>
                          <w:sz w:val="20"/>
                          <w:szCs w:val="20"/>
                          <w:lang w:val="en-US"/>
                        </w:rPr>
                        <w:t>compass_x_compensate</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compass_x_out</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cos_pitch</w:t>
                      </w:r>
                      <w:proofErr w:type="spellEnd"/>
                    </w:p>
                    <w:p w14:paraId="128F8BC4"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20             + </w:t>
                      </w:r>
                      <w:proofErr w:type="spellStart"/>
                      <w:r w:rsidRPr="00F904AC">
                        <w:rPr>
                          <w:rFonts w:ascii="Courier New" w:hAnsi="Courier New" w:cs="Courier New"/>
                          <w:sz w:val="20"/>
                          <w:szCs w:val="20"/>
                          <w:lang w:val="en-US"/>
                        </w:rPr>
                        <w:t>compass_y_out</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sin_pitch</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sin_roll</w:t>
                      </w:r>
                      <w:proofErr w:type="spellEnd"/>
                    </w:p>
                    <w:p w14:paraId="27F1920E"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21             + </w:t>
                      </w:r>
                      <w:proofErr w:type="spellStart"/>
                      <w:r w:rsidRPr="00F904AC">
                        <w:rPr>
                          <w:rFonts w:ascii="Courier New" w:hAnsi="Courier New" w:cs="Courier New"/>
                          <w:sz w:val="20"/>
                          <w:szCs w:val="20"/>
                          <w:lang w:val="en-US"/>
                        </w:rPr>
                        <w:t>compass_z_out</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sin_pitch</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cos_roll</w:t>
                      </w:r>
                      <w:proofErr w:type="spellEnd"/>
                      <w:r w:rsidRPr="00F904AC">
                        <w:rPr>
                          <w:rFonts w:ascii="Courier New" w:hAnsi="Courier New" w:cs="Courier New"/>
                          <w:sz w:val="20"/>
                          <w:szCs w:val="20"/>
                          <w:lang w:val="en-US"/>
                        </w:rPr>
                        <w:t>;</w:t>
                      </w:r>
                    </w:p>
                    <w:p w14:paraId="73B43A3D" w14:textId="77777777" w:rsidR="007D5562"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22     double </w:t>
                      </w:r>
                      <w:proofErr w:type="spellStart"/>
                      <w:r w:rsidRPr="00F904AC">
                        <w:rPr>
                          <w:rFonts w:ascii="Courier New" w:hAnsi="Courier New" w:cs="Courier New"/>
                          <w:sz w:val="20"/>
                          <w:szCs w:val="20"/>
                          <w:lang w:val="en-US"/>
                        </w:rPr>
                        <w:t>bearingAfterCompensation</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atan2(</w:t>
                      </w:r>
                      <w:proofErr w:type="spellStart"/>
                      <w:proofErr w:type="gramEnd"/>
                      <w:r w:rsidRPr="00F904AC">
                        <w:rPr>
                          <w:rFonts w:ascii="Courier New" w:hAnsi="Courier New" w:cs="Courier New"/>
                          <w:sz w:val="20"/>
                          <w:szCs w:val="20"/>
                          <w:lang w:val="en-US"/>
                        </w:rPr>
                        <w:t>compass_y_compensate</w:t>
                      </w:r>
                      <w:proofErr w:type="spellEnd"/>
                      <w:r w:rsidRPr="00F904AC">
                        <w:rPr>
                          <w:rFonts w:ascii="Courier New" w:hAnsi="Courier New" w:cs="Courier New"/>
                          <w:sz w:val="20"/>
                          <w:szCs w:val="20"/>
                          <w:lang w:val="en-US"/>
                        </w:rPr>
                        <w:t xml:space="preserve">, </w:t>
                      </w:r>
                    </w:p>
                    <w:p w14:paraId="797CF13C" w14:textId="4EE79245" w:rsidR="007D5562" w:rsidRPr="00F904AC" w:rsidRDefault="007D5562"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proofErr w:type="spellStart"/>
                      <w:r w:rsidRPr="00F904AC">
                        <w:rPr>
                          <w:rFonts w:ascii="Courier New" w:hAnsi="Courier New" w:cs="Courier New"/>
                          <w:sz w:val="20"/>
                          <w:szCs w:val="20"/>
                          <w:lang w:val="en-US"/>
                        </w:rPr>
                        <w:t>compass_x_compensate</w:t>
                      </w:r>
                      <w:proofErr w:type="spellEnd"/>
                      <w:r w:rsidRPr="00F904AC">
                        <w:rPr>
                          <w:rFonts w:ascii="Courier New" w:hAnsi="Courier New" w:cs="Courier New"/>
                          <w:sz w:val="20"/>
                          <w:szCs w:val="20"/>
                          <w:lang w:val="en-US"/>
                        </w:rPr>
                        <w:t>);</w:t>
                      </w:r>
                    </w:p>
                    <w:p w14:paraId="493F75F2"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23     </w:t>
                      </w:r>
                      <w:proofErr w:type="spellStart"/>
                      <w:r w:rsidRPr="00F904AC">
                        <w:rPr>
                          <w:rFonts w:ascii="Courier New" w:hAnsi="Courier New" w:cs="Courier New"/>
                          <w:sz w:val="20"/>
                          <w:szCs w:val="20"/>
                          <w:lang w:val="en-US"/>
                        </w:rPr>
                        <w:t>bearingAfterCompensation</w:t>
                      </w:r>
                      <w:proofErr w:type="spellEnd"/>
                      <w:r w:rsidRPr="00F904AC">
                        <w:rPr>
                          <w:rFonts w:ascii="Courier New" w:hAnsi="Courier New" w:cs="Courier New"/>
                          <w:sz w:val="20"/>
                          <w:szCs w:val="20"/>
                          <w:lang w:val="en-US"/>
                        </w:rPr>
                        <w:t xml:space="preserve"> += _declination;</w:t>
                      </w:r>
                    </w:p>
                    <w:p w14:paraId="229C952A"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24     </w:t>
                      </w:r>
                      <w:proofErr w:type="gramStart"/>
                      <w:r w:rsidRPr="00F904AC">
                        <w:rPr>
                          <w:rFonts w:ascii="Courier New" w:hAnsi="Courier New" w:cs="Courier New"/>
                          <w:sz w:val="20"/>
                          <w:szCs w:val="20"/>
                          <w:lang w:val="en-US"/>
                        </w:rPr>
                        <w:t>if(</w:t>
                      </w:r>
                      <w:proofErr w:type="spellStart"/>
                      <w:proofErr w:type="gramEnd"/>
                      <w:r w:rsidRPr="00F904AC">
                        <w:rPr>
                          <w:rFonts w:ascii="Courier New" w:hAnsi="Courier New" w:cs="Courier New"/>
                          <w:sz w:val="20"/>
                          <w:szCs w:val="20"/>
                          <w:lang w:val="en-US"/>
                        </w:rPr>
                        <w:t>bearingAfterCompensation</w:t>
                      </w:r>
                      <w:proofErr w:type="spellEnd"/>
                      <w:r w:rsidRPr="00F904AC">
                        <w:rPr>
                          <w:rFonts w:ascii="Courier New" w:hAnsi="Courier New" w:cs="Courier New"/>
                          <w:sz w:val="20"/>
                          <w:szCs w:val="20"/>
                          <w:lang w:val="en-US"/>
                        </w:rPr>
                        <w:t xml:space="preserve"> &lt; 0)</w:t>
                      </w:r>
                    </w:p>
                    <w:p w14:paraId="6C133456" w14:textId="77777777" w:rsidR="007D5562" w:rsidRPr="00F904AC"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25         </w:t>
                      </w:r>
                      <w:proofErr w:type="spellStart"/>
                      <w:r w:rsidRPr="00F904AC">
                        <w:rPr>
                          <w:rFonts w:ascii="Courier New" w:hAnsi="Courier New" w:cs="Courier New"/>
                          <w:sz w:val="20"/>
                          <w:szCs w:val="20"/>
                          <w:lang w:val="en-US"/>
                        </w:rPr>
                        <w:t>bearingAfterCompensation</w:t>
                      </w:r>
                      <w:proofErr w:type="spellEnd"/>
                      <w:r w:rsidRPr="00F904AC">
                        <w:rPr>
                          <w:rFonts w:ascii="Courier New" w:hAnsi="Courier New" w:cs="Courier New"/>
                          <w:sz w:val="20"/>
                          <w:szCs w:val="20"/>
                          <w:lang w:val="en-US"/>
                        </w:rPr>
                        <w:t xml:space="preserve"> += 2 * M_PI;</w:t>
                      </w:r>
                    </w:p>
                    <w:p w14:paraId="46B19C66" w14:textId="77777777" w:rsidR="007D5562" w:rsidRDefault="007D5562"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26     </w:t>
                      </w:r>
                      <w:proofErr w:type="spellStart"/>
                      <w:r w:rsidRPr="00F904AC">
                        <w:rPr>
                          <w:rFonts w:ascii="Courier New" w:hAnsi="Courier New" w:cs="Courier New"/>
                          <w:sz w:val="20"/>
                          <w:szCs w:val="20"/>
                          <w:lang w:val="en-US"/>
                        </w:rPr>
                        <w:t>results.BearingAfterTiltCompensation</w:t>
                      </w:r>
                      <w:proofErr w:type="spellEnd"/>
                      <w:r w:rsidRPr="00F904AC">
                        <w:rPr>
                          <w:rFonts w:ascii="Courier New" w:hAnsi="Courier New" w:cs="Courier New"/>
                          <w:sz w:val="20"/>
                          <w:szCs w:val="20"/>
                          <w:lang w:val="en-US"/>
                        </w:rPr>
                        <w:t xml:space="preserve"> = 57.295 * </w:t>
                      </w:r>
                    </w:p>
                    <w:p w14:paraId="37CBBD68" w14:textId="090041CE" w:rsidR="007D5562" w:rsidRPr="00F904AC" w:rsidRDefault="007D5562"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proofErr w:type="spellStart"/>
                      <w:proofErr w:type="gramStart"/>
                      <w:r>
                        <w:rPr>
                          <w:rFonts w:ascii="Courier New" w:hAnsi="Courier New" w:cs="Courier New"/>
                          <w:sz w:val="20"/>
                          <w:szCs w:val="20"/>
                          <w:lang w:val="en-US"/>
                        </w:rPr>
                        <w:t>bearingAfterCompensation</w:t>
                      </w:r>
                      <w:proofErr w:type="spellEnd"/>
                      <w:proofErr w:type="gramEnd"/>
                      <w:r>
                        <w:rPr>
                          <w:rFonts w:ascii="Courier New" w:hAnsi="Courier New" w:cs="Courier New"/>
                          <w:sz w:val="20"/>
                          <w:szCs w:val="20"/>
                          <w:lang w:val="en-US"/>
                        </w:rPr>
                        <w:t>;</w:t>
                      </w:r>
                    </w:p>
                    <w:p w14:paraId="015279D3" w14:textId="1E2E037E" w:rsidR="007D5562" w:rsidRPr="00F904AC" w:rsidRDefault="007D5562" w:rsidP="00F904AC">
                      <w:pPr>
                        <w:spacing w:after="0" w:line="240" w:lineRule="auto"/>
                        <w:rPr>
                          <w:rFonts w:ascii="Courier New" w:hAnsi="Courier New" w:cs="Courier New"/>
                          <w:sz w:val="20"/>
                          <w:szCs w:val="20"/>
                        </w:rPr>
                      </w:pPr>
                      <w:r w:rsidRPr="00F904AC">
                        <w:rPr>
                          <w:rFonts w:ascii="Courier New" w:hAnsi="Courier New" w:cs="Courier New"/>
                          <w:sz w:val="20"/>
                          <w:szCs w:val="20"/>
                        </w:rPr>
                        <w:t>27 }</w:t>
                      </w:r>
                    </w:p>
                  </w:txbxContent>
                </v:textbox>
                <w10:anchorlock/>
              </v:rect>
            </w:pict>
          </mc:Fallback>
        </mc:AlternateContent>
      </w:r>
      <w:r w:rsidR="00B35CC6" w:rsidRPr="00D61714">
        <w:rPr>
          <w:noProof/>
          <w:color w:val="auto"/>
        </w:rPr>
        <mc:AlternateContent>
          <mc:Choice Requires="wps">
            <w:drawing>
              <wp:inline distT="0" distB="0" distL="0" distR="0" wp14:anchorId="314A1D86" wp14:editId="26823E7D">
                <wp:extent cx="6100445" cy="329764"/>
                <wp:effectExtent l="0" t="0" r="0" b="0"/>
                <wp:docPr id="38" name="Text Box 38"/>
                <wp:cNvGraphicFramePr/>
                <a:graphic xmlns:a="http://schemas.openxmlformats.org/drawingml/2006/main">
                  <a:graphicData uri="http://schemas.microsoft.com/office/word/2010/wordprocessingShape">
                    <wps:wsp>
                      <wps:cNvSpPr txBox="1"/>
                      <wps:spPr>
                        <a:xfrm>
                          <a:off x="0" y="0"/>
                          <a:ext cx="6100445" cy="329764"/>
                        </a:xfrm>
                        <a:prstGeom prst="rect">
                          <a:avLst/>
                        </a:prstGeom>
                        <a:solidFill>
                          <a:prstClr val="white"/>
                        </a:solidFill>
                        <a:ln>
                          <a:noFill/>
                        </a:ln>
                        <a:effectLst/>
                      </wps:spPr>
                      <wps:txbx>
                        <w:txbxContent>
                          <w:p w14:paraId="4B7EF293" w14:textId="77777777" w:rsidR="007D5562" w:rsidRPr="00B35CC6" w:rsidRDefault="007D5562" w:rsidP="00B35CC6">
                            <w:pPr>
                              <w:pStyle w:val="Legenda"/>
                              <w:jc w:val="center"/>
                              <w:rPr>
                                <w:noProof/>
                                <w:color w:val="5B9BD5" w:themeColor="accent1"/>
                                <w:sz w:val="20"/>
                                <w:szCs w:val="20"/>
                              </w:rPr>
                            </w:pPr>
                            <w:r w:rsidRPr="00B35CC6">
                              <w:rPr>
                                <w:color w:val="5B9BD5" w:themeColor="accent1"/>
                                <w:sz w:val="20"/>
                                <w:szCs w:val="20"/>
                              </w:rPr>
                              <w:t xml:space="preserve">Kod Źródłowy </w:t>
                            </w:r>
                            <w:r w:rsidRPr="00B35CC6">
                              <w:rPr>
                                <w:color w:val="5B9BD5" w:themeColor="accent1"/>
                                <w:sz w:val="20"/>
                                <w:szCs w:val="20"/>
                              </w:rPr>
                              <w:fldChar w:fldCharType="begin"/>
                            </w:r>
                            <w:r w:rsidRPr="00B35CC6">
                              <w:rPr>
                                <w:color w:val="5B9BD5" w:themeColor="accent1"/>
                                <w:sz w:val="20"/>
                                <w:szCs w:val="20"/>
                              </w:rPr>
                              <w:instrText xml:space="preserve"> SEQ Kod_Źródłowy \* ARABIC </w:instrText>
                            </w:r>
                            <w:r w:rsidRPr="00B35CC6">
                              <w:rPr>
                                <w:color w:val="5B9BD5" w:themeColor="accent1"/>
                                <w:sz w:val="20"/>
                                <w:szCs w:val="20"/>
                              </w:rPr>
                              <w:fldChar w:fldCharType="separate"/>
                            </w:r>
                            <w:r w:rsidRPr="00B35CC6">
                              <w:rPr>
                                <w:noProof/>
                                <w:color w:val="5B9BD5" w:themeColor="accent1"/>
                                <w:sz w:val="20"/>
                                <w:szCs w:val="20"/>
                              </w:rPr>
                              <w:t>5</w:t>
                            </w:r>
                            <w:r w:rsidRPr="00B35CC6">
                              <w:rPr>
                                <w:color w:val="5B9BD5" w:themeColor="accent1"/>
                                <w:sz w:val="20"/>
                                <w:szCs w:val="20"/>
                              </w:rPr>
                              <w:fldChar w:fldCharType="end"/>
                            </w:r>
                            <w:r w:rsidRPr="00B35CC6">
                              <w:rPr>
                                <w:color w:val="5B9BD5" w:themeColor="accent1"/>
                                <w:sz w:val="20"/>
                                <w:szCs w:val="20"/>
                              </w:rPr>
                              <w:t>. Metoda read klasy CompassHMC5883L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14A1D86" id="Text Box 38" o:spid="_x0000_s1041" type="#_x0000_t202" style="width:480.35pt;height:2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" stroked="f">
                <v:textbox style="mso-fit-shape-to-text:t" inset="0,0,0,0">
                  <w:txbxContent>
                    <w:p w14:paraId="4B7EF293" w14:textId="77777777" w:rsidR="007D5562" w:rsidRPr="00B35CC6" w:rsidRDefault="007D5562" w:rsidP="00B35CC6">
                      <w:pPr>
                        <w:pStyle w:val="Caption"/>
                        <w:jc w:val="center"/>
                        <w:rPr>
                          <w:noProof/>
                          <w:color w:val="5B9BD5" w:themeColor="accent1"/>
                          <w:sz w:val="20"/>
                          <w:szCs w:val="20"/>
                        </w:rPr>
                      </w:pPr>
                      <w:r w:rsidRPr="00B35CC6">
                        <w:rPr>
                          <w:color w:val="5B9BD5" w:themeColor="accent1"/>
                          <w:sz w:val="20"/>
                          <w:szCs w:val="20"/>
                        </w:rPr>
                        <w:t xml:space="preserve">Kod Źródłowy </w:t>
                      </w:r>
                      <w:r w:rsidRPr="00B35CC6">
                        <w:rPr>
                          <w:color w:val="5B9BD5" w:themeColor="accent1"/>
                          <w:sz w:val="20"/>
                          <w:szCs w:val="20"/>
                        </w:rPr>
                        <w:fldChar w:fldCharType="begin"/>
                      </w:r>
                      <w:r w:rsidRPr="00B35CC6">
                        <w:rPr>
                          <w:color w:val="5B9BD5" w:themeColor="accent1"/>
                          <w:sz w:val="20"/>
                          <w:szCs w:val="20"/>
                        </w:rPr>
                        <w:instrText xml:space="preserve"> SEQ Kod_Źródłowy \* ARABIC </w:instrText>
                      </w:r>
                      <w:r w:rsidRPr="00B35CC6">
                        <w:rPr>
                          <w:color w:val="5B9BD5" w:themeColor="accent1"/>
                          <w:sz w:val="20"/>
                          <w:szCs w:val="20"/>
                        </w:rPr>
                        <w:fldChar w:fldCharType="separate"/>
                      </w:r>
                      <w:r w:rsidRPr="00B35CC6">
                        <w:rPr>
                          <w:noProof/>
                          <w:color w:val="5B9BD5" w:themeColor="accent1"/>
                          <w:sz w:val="20"/>
                          <w:szCs w:val="20"/>
                        </w:rPr>
                        <w:t>5</w:t>
                      </w:r>
                      <w:r w:rsidRPr="00B35CC6">
                        <w:rPr>
                          <w:color w:val="5B9BD5" w:themeColor="accent1"/>
                          <w:sz w:val="20"/>
                          <w:szCs w:val="20"/>
                        </w:rPr>
                        <w:fldChar w:fldCharType="end"/>
                      </w:r>
                      <w:r w:rsidRPr="00B35CC6">
                        <w:rPr>
                          <w:color w:val="5B9BD5" w:themeColor="accent1"/>
                          <w:sz w:val="20"/>
                          <w:szCs w:val="20"/>
                        </w:rPr>
                        <w:t>. Metoda read klasy CompassHMC5883L</w:t>
                      </w:r>
                    </w:p>
                  </w:txbxContent>
                </v:textbox>
                <w10:anchorlock/>
              </v:shape>
            </w:pict>
          </mc:Fallback>
        </mc:AlternateContent>
      </w:r>
      <w:r w:rsidR="00F904AC" w:rsidRPr="00D61714">
        <w:rPr>
          <w:i w:val="0"/>
          <w:color w:val="auto"/>
        </w:rPr>
        <w:t>Metoda „read”</w:t>
      </w:r>
      <w:r w:rsidR="008E7BD6">
        <w:rPr>
          <w:i w:val="0"/>
          <w:color w:val="auto"/>
        </w:rPr>
        <w:t>(kod źródłowy 5)</w:t>
      </w:r>
      <w:r w:rsidR="00F904AC" w:rsidRPr="00D61714">
        <w:rPr>
          <w:i w:val="0"/>
          <w:color w:val="auto"/>
        </w:rPr>
        <w:t xml:space="preserve"> pobiera dane z kompasu i na ich podstawie oblicza namiar zarówno z jak i bez kompensacji nachylenia(ang. tilt compensation). </w:t>
      </w:r>
      <w:r w:rsidR="00130B00" w:rsidRPr="00D61714">
        <w:rPr>
          <w:i w:val="0"/>
          <w:color w:val="auto"/>
        </w:rPr>
        <w:t xml:space="preserve">Kompensacja nachylenia </w:t>
      </w:r>
      <w:r w:rsidR="000A5305" w:rsidRPr="00D61714">
        <w:rPr>
          <w:i w:val="0"/>
          <w:color w:val="auto"/>
        </w:rPr>
        <w:t>pozwala na zrekompensowanie błędów powstałych w skutek przechyl</w:t>
      </w:r>
      <w:r w:rsidR="00977605" w:rsidRPr="00D61714">
        <w:rPr>
          <w:i w:val="0"/>
          <w:color w:val="auto"/>
        </w:rPr>
        <w:t>e</w:t>
      </w:r>
      <w:r w:rsidR="000A5305" w:rsidRPr="00D61714">
        <w:rPr>
          <w:i w:val="0"/>
          <w:color w:val="auto"/>
        </w:rPr>
        <w:t>nia kompasu podczas pomiaru.</w:t>
      </w:r>
    </w:p>
    <w:p w14:paraId="5477F8EF" w14:textId="001761B9" w:rsidR="00D7502B" w:rsidRPr="00D61714" w:rsidRDefault="00D7502B" w:rsidP="00D61714">
      <w:pPr>
        <w:pStyle w:val="Nagwek2"/>
        <w:suppressLineNumbers w:val="0"/>
      </w:pPr>
      <w:bookmarkStart w:id="32" w:name="_Toc439954644"/>
      <w:r w:rsidRPr="00D61714">
        <w:t>Implementacja regulatora PID</w:t>
      </w:r>
      <w:bookmarkEnd w:id="32"/>
    </w:p>
    <w:p w14:paraId="623B828C" w14:textId="263B7E9B" w:rsidR="007708A0" w:rsidRPr="008E2A45" w:rsidRDefault="007708A0" w:rsidP="008E2A45">
      <w:pPr>
        <w:pStyle w:val="Legenda"/>
        <w:suppressLineNumbers w:val="0"/>
        <w:jc w:val="both"/>
        <w:rPr>
          <w:i w:val="0"/>
          <w:color w:val="auto"/>
        </w:rPr>
      </w:pPr>
      <w:r w:rsidRPr="008E2A45">
        <w:rPr>
          <w:i w:val="0"/>
          <w:color w:val="auto"/>
        </w:rPr>
        <w:t>Zadaniem poniższej metody z klasy „PID”</w:t>
      </w:r>
      <w:r w:rsidR="00A42254" w:rsidRPr="008E2A45">
        <w:rPr>
          <w:i w:val="0"/>
          <w:color w:val="auto"/>
        </w:rPr>
        <w:t>(kod źródłowy 6)</w:t>
      </w:r>
      <w:r w:rsidRPr="008E2A45">
        <w:rPr>
          <w:i w:val="0"/>
          <w:color w:val="auto"/>
        </w:rPr>
        <w:t xml:space="preserve"> jest zwracanie sygnału wyjściowego regulatora.  </w:t>
      </w:r>
      <w:r w:rsidR="00FF577F" w:rsidRPr="008E2A45">
        <w:rPr>
          <w:i w:val="0"/>
          <w:color w:val="auto"/>
        </w:rPr>
        <w:t>Kod</w:t>
      </w:r>
      <w:r w:rsidRPr="008E2A45">
        <w:rPr>
          <w:i w:val="0"/>
          <w:color w:val="auto"/>
        </w:rPr>
        <w:t xml:space="preserve"> zawiera część proporcjonalną</w:t>
      </w:r>
      <w:r w:rsidR="00FF577F" w:rsidRPr="008E2A45">
        <w:rPr>
          <w:i w:val="0"/>
          <w:color w:val="auto"/>
        </w:rPr>
        <w:t>,</w:t>
      </w:r>
      <w:r w:rsidRPr="008E2A45">
        <w:rPr>
          <w:i w:val="0"/>
          <w:color w:val="auto"/>
        </w:rPr>
        <w:t xml:space="preserve"> </w:t>
      </w:r>
      <w:r w:rsidR="00C34370" w:rsidRPr="008E2A45">
        <w:rPr>
          <w:i w:val="0"/>
          <w:color w:val="auto"/>
        </w:rPr>
        <w:t xml:space="preserve">całkującą </w:t>
      </w:r>
      <w:r w:rsidRPr="008E2A45">
        <w:rPr>
          <w:i w:val="0"/>
          <w:color w:val="auto"/>
        </w:rPr>
        <w:t>oraz różniczkującą</w:t>
      </w:r>
      <w:r w:rsidR="00FF577F" w:rsidRPr="008E2A45">
        <w:rPr>
          <w:i w:val="0"/>
          <w:color w:val="auto"/>
        </w:rPr>
        <w:t xml:space="preserve"> regulatora</w:t>
      </w:r>
      <w:r w:rsidRPr="008E2A45">
        <w:rPr>
          <w:i w:val="0"/>
          <w:color w:val="auto"/>
        </w:rPr>
        <w:t>.</w:t>
      </w:r>
      <w:r w:rsidR="000D2B69" w:rsidRPr="000D2B69">
        <w:rPr>
          <w:i w:val="0"/>
          <w:color w:val="auto"/>
        </w:rPr>
        <w:t xml:space="preserve"> </w:t>
      </w:r>
      <w:r w:rsidR="000D2B69" w:rsidRPr="008E2A45">
        <w:rPr>
          <w:i w:val="0"/>
          <w:noProof/>
          <w:color w:val="auto"/>
        </w:rPr>
        <w:lastRenderedPageBreak/>
        <mc:AlternateContent>
          <mc:Choice Requires="wps">
            <w:drawing>
              <wp:inline distT="0" distB="0" distL="0" distR="0" wp14:anchorId="7DBF81BA" wp14:editId="1D63A112">
                <wp:extent cx="5760085" cy="3011049"/>
                <wp:effectExtent l="0" t="0" r="12065" b="18415"/>
                <wp:docPr id="36" name="Rectangle 36"/>
                <wp:cNvGraphicFramePr/>
                <a:graphic xmlns:a="http://schemas.openxmlformats.org/drawingml/2006/main">
                  <a:graphicData uri="http://schemas.microsoft.com/office/word/2010/wordprocessingShape">
                    <wps:wsp>
                      <wps:cNvSpPr/>
                      <wps:spPr>
                        <a:xfrm>
                          <a:off x="0" y="0"/>
                          <a:ext cx="5760085" cy="3011049"/>
                        </a:xfrm>
                        <a:prstGeom prst="rect">
                          <a:avLst/>
                        </a:prstGeom>
                      </wps:spPr>
                      <wps:style>
                        <a:lnRef idx="2">
                          <a:schemeClr val="accent3"/>
                        </a:lnRef>
                        <a:fillRef idx="1">
                          <a:schemeClr val="lt1"/>
                        </a:fillRef>
                        <a:effectRef idx="0">
                          <a:schemeClr val="accent3"/>
                        </a:effectRef>
                        <a:fontRef idx="minor">
                          <a:schemeClr val="dk1"/>
                        </a:fontRef>
                      </wps:style>
                      <wps:txbx>
                        <w:txbxContent>
                          <w:p w14:paraId="381B0F17"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 double PID::calculate(double dt, double requiredVal, double currentVal) {</w:t>
                            </w:r>
                          </w:p>
                          <w:p w14:paraId="011EAEB7"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2     double error = requiredVal - currentVal;</w:t>
                            </w:r>
                          </w:p>
                          <w:p w14:paraId="11214F4A"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3     // P part</w:t>
                            </w:r>
                          </w:p>
                          <w:p w14:paraId="45EB9530"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4     double p = error * this-&gt;_Kp;</w:t>
                            </w:r>
                          </w:p>
                          <w:p w14:paraId="79C72677"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5     //std::cout &lt;&lt; "Proportional : " &lt;&lt; p &lt;&lt; std::endl;</w:t>
                            </w:r>
                          </w:p>
                          <w:p w14:paraId="681BAB73"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6     // I part</w:t>
                            </w:r>
                          </w:p>
                          <w:p w14:paraId="088D3D50"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7     this-&gt;_intergralSum += error * dt * this-&gt;_Ki;</w:t>
                            </w:r>
                          </w:p>
                          <w:p w14:paraId="2D75D412"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8     //std::cout &lt;&lt; "Integral sum: " &lt;&lt; this-&gt;_intergralSum &lt;&lt; std::endl;</w:t>
                            </w:r>
                          </w:p>
                          <w:p w14:paraId="1C557E3F"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9     // D part</w:t>
                            </w:r>
                          </w:p>
                          <w:p w14:paraId="16D90A36"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10     double d;</w:t>
                            </w:r>
                          </w:p>
                          <w:p w14:paraId="1F696C7F"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11     if(!this-&gt;_firstErrorEvaluated) {</w:t>
                            </w:r>
                          </w:p>
                          <w:p w14:paraId="2A74046D"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12         this-&gt;_prevError = error;</w:t>
                            </w:r>
                          </w:p>
                          <w:p w14:paraId="3FDA9D98"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13         this-&gt;_firstErrorEvaluated = true;</w:t>
                            </w:r>
                          </w:p>
                          <w:p w14:paraId="40DC9B72"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14         d = 0;</w:t>
                            </w:r>
                          </w:p>
                          <w:p w14:paraId="6A444C56"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15     } else {</w:t>
                            </w:r>
                          </w:p>
                          <w:p w14:paraId="59317CF8"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16         double derivative = (error - this-&gt;_prevError) / dt;</w:t>
                            </w:r>
                          </w:p>
                          <w:p w14:paraId="5A942E5A"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17         this-&gt;_prevError = error;</w:t>
                            </w:r>
                          </w:p>
                          <w:p w14:paraId="01C320FE"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18         d = derivative * this-&gt;_Kd;</w:t>
                            </w:r>
                          </w:p>
                          <w:p w14:paraId="35D57223"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19     }</w:t>
                            </w:r>
                          </w:p>
                          <w:p w14:paraId="58887598"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20     return p + this-&gt;_intergralSum + d;</w:t>
                            </w:r>
                          </w:p>
                          <w:p w14:paraId="061420A3" w14:textId="77777777" w:rsidR="007D5562" w:rsidRPr="00C63FA1" w:rsidRDefault="007D5562" w:rsidP="000D2B69">
                            <w:pPr>
                              <w:spacing w:after="0" w:line="240" w:lineRule="auto"/>
                              <w:rPr>
                                <w:lang w:val="en-US"/>
                              </w:rPr>
                            </w:pPr>
                            <w:r w:rsidRPr="00FF577F">
                              <w:rPr>
                                <w:rFonts w:ascii="Courier New" w:hAnsi="Courier New" w:cs="Courier New"/>
                                <w:sz w:val="20"/>
                                <w:szCs w:val="20"/>
                                <w:lang w:val="en-US"/>
                              </w:rPr>
                              <w:t>21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DBF81BA" id="Rectangle 36" o:spid="_x0000_s1042" style="width:453.55pt;height:23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" fillcolor="white [3201]" strokecolor="#a5a5a5 [3206]" strokeweight="1pt">
                <v:textbox>
                  <w:txbxContent>
                    <w:p w14:paraId="381B0F17"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 double PID::</w:t>
                      </w:r>
                      <w:proofErr w:type="gramStart"/>
                      <w:r w:rsidRPr="00FF577F">
                        <w:rPr>
                          <w:rFonts w:ascii="Courier New" w:hAnsi="Courier New" w:cs="Courier New"/>
                          <w:sz w:val="20"/>
                          <w:szCs w:val="20"/>
                          <w:lang w:val="en-US"/>
                        </w:rPr>
                        <w:t>calculate(</w:t>
                      </w:r>
                      <w:proofErr w:type="gramEnd"/>
                      <w:r w:rsidRPr="00FF577F">
                        <w:rPr>
                          <w:rFonts w:ascii="Courier New" w:hAnsi="Courier New" w:cs="Courier New"/>
                          <w:sz w:val="20"/>
                          <w:szCs w:val="20"/>
                          <w:lang w:val="en-US"/>
                        </w:rPr>
                        <w:t xml:space="preserve">double </w:t>
                      </w:r>
                      <w:proofErr w:type="spellStart"/>
                      <w:r w:rsidRPr="00FF577F">
                        <w:rPr>
                          <w:rFonts w:ascii="Courier New" w:hAnsi="Courier New" w:cs="Courier New"/>
                          <w:sz w:val="20"/>
                          <w:szCs w:val="20"/>
                          <w:lang w:val="en-US"/>
                        </w:rPr>
                        <w:t>dt</w:t>
                      </w:r>
                      <w:proofErr w:type="spellEnd"/>
                      <w:r w:rsidRPr="00FF577F">
                        <w:rPr>
                          <w:rFonts w:ascii="Courier New" w:hAnsi="Courier New" w:cs="Courier New"/>
                          <w:sz w:val="20"/>
                          <w:szCs w:val="20"/>
                          <w:lang w:val="en-US"/>
                        </w:rPr>
                        <w:t xml:space="preserve">, double </w:t>
                      </w:r>
                      <w:proofErr w:type="spellStart"/>
                      <w:r w:rsidRPr="00FF577F">
                        <w:rPr>
                          <w:rFonts w:ascii="Courier New" w:hAnsi="Courier New" w:cs="Courier New"/>
                          <w:sz w:val="20"/>
                          <w:szCs w:val="20"/>
                          <w:lang w:val="en-US"/>
                        </w:rPr>
                        <w:t>requiredVal</w:t>
                      </w:r>
                      <w:proofErr w:type="spellEnd"/>
                      <w:r w:rsidRPr="00FF577F">
                        <w:rPr>
                          <w:rFonts w:ascii="Courier New" w:hAnsi="Courier New" w:cs="Courier New"/>
                          <w:sz w:val="20"/>
                          <w:szCs w:val="20"/>
                          <w:lang w:val="en-US"/>
                        </w:rPr>
                        <w:t xml:space="preserve">, double </w:t>
                      </w:r>
                      <w:proofErr w:type="spellStart"/>
                      <w:r w:rsidRPr="00FF577F">
                        <w:rPr>
                          <w:rFonts w:ascii="Courier New" w:hAnsi="Courier New" w:cs="Courier New"/>
                          <w:sz w:val="20"/>
                          <w:szCs w:val="20"/>
                          <w:lang w:val="en-US"/>
                        </w:rPr>
                        <w:t>currentVal</w:t>
                      </w:r>
                      <w:proofErr w:type="spellEnd"/>
                      <w:r w:rsidRPr="00FF577F">
                        <w:rPr>
                          <w:rFonts w:ascii="Courier New" w:hAnsi="Courier New" w:cs="Courier New"/>
                          <w:sz w:val="20"/>
                          <w:szCs w:val="20"/>
                          <w:lang w:val="en-US"/>
                        </w:rPr>
                        <w:t>) {</w:t>
                      </w:r>
                    </w:p>
                    <w:p w14:paraId="011EAEB7"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 xml:space="preserve">2     double error = </w:t>
                      </w:r>
                      <w:proofErr w:type="spellStart"/>
                      <w:r w:rsidRPr="00FF577F">
                        <w:rPr>
                          <w:rFonts w:ascii="Courier New" w:hAnsi="Courier New" w:cs="Courier New"/>
                          <w:sz w:val="20"/>
                          <w:szCs w:val="20"/>
                          <w:lang w:val="en-US"/>
                        </w:rPr>
                        <w:t>requiredVal</w:t>
                      </w:r>
                      <w:proofErr w:type="spellEnd"/>
                      <w:r w:rsidRPr="00FF577F">
                        <w:rPr>
                          <w:rFonts w:ascii="Courier New" w:hAnsi="Courier New" w:cs="Courier New"/>
                          <w:sz w:val="20"/>
                          <w:szCs w:val="20"/>
                          <w:lang w:val="en-US"/>
                        </w:rPr>
                        <w:t xml:space="preserve"> - </w:t>
                      </w:r>
                      <w:proofErr w:type="spellStart"/>
                      <w:r w:rsidRPr="00FF577F">
                        <w:rPr>
                          <w:rFonts w:ascii="Courier New" w:hAnsi="Courier New" w:cs="Courier New"/>
                          <w:sz w:val="20"/>
                          <w:szCs w:val="20"/>
                          <w:lang w:val="en-US"/>
                        </w:rPr>
                        <w:t>currentVal</w:t>
                      </w:r>
                      <w:proofErr w:type="spellEnd"/>
                      <w:r w:rsidRPr="00FF577F">
                        <w:rPr>
                          <w:rFonts w:ascii="Courier New" w:hAnsi="Courier New" w:cs="Courier New"/>
                          <w:sz w:val="20"/>
                          <w:szCs w:val="20"/>
                          <w:lang w:val="en-US"/>
                        </w:rPr>
                        <w:t>;</w:t>
                      </w:r>
                    </w:p>
                    <w:p w14:paraId="11214F4A"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3     // P part</w:t>
                      </w:r>
                    </w:p>
                    <w:p w14:paraId="45EB9530"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4     double p = error * this-&gt;_</w:t>
                      </w:r>
                      <w:proofErr w:type="spellStart"/>
                      <w:r w:rsidRPr="00FF577F">
                        <w:rPr>
                          <w:rFonts w:ascii="Courier New" w:hAnsi="Courier New" w:cs="Courier New"/>
                          <w:sz w:val="20"/>
                          <w:szCs w:val="20"/>
                          <w:lang w:val="en-US"/>
                        </w:rPr>
                        <w:t>Kp</w:t>
                      </w:r>
                      <w:proofErr w:type="spellEnd"/>
                      <w:r w:rsidRPr="00FF577F">
                        <w:rPr>
                          <w:rFonts w:ascii="Courier New" w:hAnsi="Courier New" w:cs="Courier New"/>
                          <w:sz w:val="20"/>
                          <w:szCs w:val="20"/>
                          <w:lang w:val="en-US"/>
                        </w:rPr>
                        <w:t>;</w:t>
                      </w:r>
                    </w:p>
                    <w:p w14:paraId="79C72677"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5     //</w:t>
                      </w:r>
                      <w:proofErr w:type="spellStart"/>
                      <w:r w:rsidRPr="00FF577F">
                        <w:rPr>
                          <w:rFonts w:ascii="Courier New" w:hAnsi="Courier New" w:cs="Courier New"/>
                          <w:sz w:val="20"/>
                          <w:szCs w:val="20"/>
                          <w:lang w:val="en-US"/>
                        </w:rPr>
                        <w:t>std</w:t>
                      </w:r>
                      <w:proofErr w:type="spellEnd"/>
                      <w:r w:rsidRPr="00FF577F">
                        <w:rPr>
                          <w:rFonts w:ascii="Courier New" w:hAnsi="Courier New" w:cs="Courier New"/>
                          <w:sz w:val="20"/>
                          <w:szCs w:val="20"/>
                          <w:lang w:val="en-US"/>
                        </w:rPr>
                        <w:t>::</w:t>
                      </w:r>
                      <w:proofErr w:type="spellStart"/>
                      <w:r w:rsidRPr="00FF577F">
                        <w:rPr>
                          <w:rFonts w:ascii="Courier New" w:hAnsi="Courier New" w:cs="Courier New"/>
                          <w:sz w:val="20"/>
                          <w:szCs w:val="20"/>
                          <w:lang w:val="en-US"/>
                        </w:rPr>
                        <w:t>cout</w:t>
                      </w:r>
                      <w:proofErr w:type="spellEnd"/>
                      <w:r w:rsidRPr="00FF577F">
                        <w:rPr>
                          <w:rFonts w:ascii="Courier New" w:hAnsi="Courier New" w:cs="Courier New"/>
                          <w:sz w:val="20"/>
                          <w:szCs w:val="20"/>
                          <w:lang w:val="en-US"/>
                        </w:rPr>
                        <w:t xml:space="preserve"> &lt;&lt; "</w:t>
                      </w:r>
                      <w:proofErr w:type="gramStart"/>
                      <w:r w:rsidRPr="00FF577F">
                        <w:rPr>
                          <w:rFonts w:ascii="Courier New" w:hAnsi="Courier New" w:cs="Courier New"/>
                          <w:sz w:val="20"/>
                          <w:szCs w:val="20"/>
                          <w:lang w:val="en-US"/>
                        </w:rPr>
                        <w:t>Proportional :</w:t>
                      </w:r>
                      <w:proofErr w:type="gramEnd"/>
                      <w:r w:rsidRPr="00FF577F">
                        <w:rPr>
                          <w:rFonts w:ascii="Courier New" w:hAnsi="Courier New" w:cs="Courier New"/>
                          <w:sz w:val="20"/>
                          <w:szCs w:val="20"/>
                          <w:lang w:val="en-US"/>
                        </w:rPr>
                        <w:t xml:space="preserve"> " &lt;&lt; p &lt;&lt; </w:t>
                      </w:r>
                      <w:proofErr w:type="spellStart"/>
                      <w:r w:rsidRPr="00FF577F">
                        <w:rPr>
                          <w:rFonts w:ascii="Courier New" w:hAnsi="Courier New" w:cs="Courier New"/>
                          <w:sz w:val="20"/>
                          <w:szCs w:val="20"/>
                          <w:lang w:val="en-US"/>
                        </w:rPr>
                        <w:t>std</w:t>
                      </w:r>
                      <w:proofErr w:type="spellEnd"/>
                      <w:r w:rsidRPr="00FF577F">
                        <w:rPr>
                          <w:rFonts w:ascii="Courier New" w:hAnsi="Courier New" w:cs="Courier New"/>
                          <w:sz w:val="20"/>
                          <w:szCs w:val="20"/>
                          <w:lang w:val="en-US"/>
                        </w:rPr>
                        <w:t>::</w:t>
                      </w:r>
                      <w:proofErr w:type="spellStart"/>
                      <w:r w:rsidRPr="00FF577F">
                        <w:rPr>
                          <w:rFonts w:ascii="Courier New" w:hAnsi="Courier New" w:cs="Courier New"/>
                          <w:sz w:val="20"/>
                          <w:szCs w:val="20"/>
                          <w:lang w:val="en-US"/>
                        </w:rPr>
                        <w:t>endl</w:t>
                      </w:r>
                      <w:proofErr w:type="spellEnd"/>
                      <w:r w:rsidRPr="00FF577F">
                        <w:rPr>
                          <w:rFonts w:ascii="Courier New" w:hAnsi="Courier New" w:cs="Courier New"/>
                          <w:sz w:val="20"/>
                          <w:szCs w:val="20"/>
                          <w:lang w:val="en-US"/>
                        </w:rPr>
                        <w:t>;</w:t>
                      </w:r>
                    </w:p>
                    <w:p w14:paraId="681BAB73"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6     // I part</w:t>
                      </w:r>
                    </w:p>
                    <w:p w14:paraId="088D3D50"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7     this-&gt;_</w:t>
                      </w:r>
                      <w:proofErr w:type="spellStart"/>
                      <w:r w:rsidRPr="00FF577F">
                        <w:rPr>
                          <w:rFonts w:ascii="Courier New" w:hAnsi="Courier New" w:cs="Courier New"/>
                          <w:sz w:val="20"/>
                          <w:szCs w:val="20"/>
                          <w:lang w:val="en-US"/>
                        </w:rPr>
                        <w:t>intergralSum</w:t>
                      </w:r>
                      <w:proofErr w:type="spellEnd"/>
                      <w:r w:rsidRPr="00FF577F">
                        <w:rPr>
                          <w:rFonts w:ascii="Courier New" w:hAnsi="Courier New" w:cs="Courier New"/>
                          <w:sz w:val="20"/>
                          <w:szCs w:val="20"/>
                          <w:lang w:val="en-US"/>
                        </w:rPr>
                        <w:t xml:space="preserve"> += error * </w:t>
                      </w:r>
                      <w:proofErr w:type="spellStart"/>
                      <w:proofErr w:type="gramStart"/>
                      <w:r w:rsidRPr="00FF577F">
                        <w:rPr>
                          <w:rFonts w:ascii="Courier New" w:hAnsi="Courier New" w:cs="Courier New"/>
                          <w:sz w:val="20"/>
                          <w:szCs w:val="20"/>
                          <w:lang w:val="en-US"/>
                        </w:rPr>
                        <w:t>dt</w:t>
                      </w:r>
                      <w:proofErr w:type="spellEnd"/>
                      <w:proofErr w:type="gramEnd"/>
                      <w:r w:rsidRPr="00FF577F">
                        <w:rPr>
                          <w:rFonts w:ascii="Courier New" w:hAnsi="Courier New" w:cs="Courier New"/>
                          <w:sz w:val="20"/>
                          <w:szCs w:val="20"/>
                          <w:lang w:val="en-US"/>
                        </w:rPr>
                        <w:t xml:space="preserve"> * this-&gt;_Ki;</w:t>
                      </w:r>
                    </w:p>
                    <w:p w14:paraId="2D75D412"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8     //</w:t>
                      </w:r>
                      <w:proofErr w:type="spellStart"/>
                      <w:r w:rsidRPr="00FF577F">
                        <w:rPr>
                          <w:rFonts w:ascii="Courier New" w:hAnsi="Courier New" w:cs="Courier New"/>
                          <w:sz w:val="20"/>
                          <w:szCs w:val="20"/>
                          <w:lang w:val="en-US"/>
                        </w:rPr>
                        <w:t>std</w:t>
                      </w:r>
                      <w:proofErr w:type="spellEnd"/>
                      <w:r w:rsidRPr="00FF577F">
                        <w:rPr>
                          <w:rFonts w:ascii="Courier New" w:hAnsi="Courier New" w:cs="Courier New"/>
                          <w:sz w:val="20"/>
                          <w:szCs w:val="20"/>
                          <w:lang w:val="en-US"/>
                        </w:rPr>
                        <w:t>::</w:t>
                      </w:r>
                      <w:proofErr w:type="spellStart"/>
                      <w:r w:rsidRPr="00FF577F">
                        <w:rPr>
                          <w:rFonts w:ascii="Courier New" w:hAnsi="Courier New" w:cs="Courier New"/>
                          <w:sz w:val="20"/>
                          <w:szCs w:val="20"/>
                          <w:lang w:val="en-US"/>
                        </w:rPr>
                        <w:t>cout</w:t>
                      </w:r>
                      <w:proofErr w:type="spellEnd"/>
                      <w:r w:rsidRPr="00FF577F">
                        <w:rPr>
                          <w:rFonts w:ascii="Courier New" w:hAnsi="Courier New" w:cs="Courier New"/>
                          <w:sz w:val="20"/>
                          <w:szCs w:val="20"/>
                          <w:lang w:val="en-US"/>
                        </w:rPr>
                        <w:t xml:space="preserve"> &lt;&lt; "Integral sum: " &lt;&lt; this-&gt;_</w:t>
                      </w:r>
                      <w:proofErr w:type="spellStart"/>
                      <w:r w:rsidRPr="00FF577F">
                        <w:rPr>
                          <w:rFonts w:ascii="Courier New" w:hAnsi="Courier New" w:cs="Courier New"/>
                          <w:sz w:val="20"/>
                          <w:szCs w:val="20"/>
                          <w:lang w:val="en-US"/>
                        </w:rPr>
                        <w:t>intergralSum</w:t>
                      </w:r>
                      <w:proofErr w:type="spellEnd"/>
                      <w:r w:rsidRPr="00FF577F">
                        <w:rPr>
                          <w:rFonts w:ascii="Courier New" w:hAnsi="Courier New" w:cs="Courier New"/>
                          <w:sz w:val="20"/>
                          <w:szCs w:val="20"/>
                          <w:lang w:val="en-US"/>
                        </w:rPr>
                        <w:t xml:space="preserve"> &lt;&lt; </w:t>
                      </w:r>
                      <w:proofErr w:type="spellStart"/>
                      <w:r w:rsidRPr="00FF577F">
                        <w:rPr>
                          <w:rFonts w:ascii="Courier New" w:hAnsi="Courier New" w:cs="Courier New"/>
                          <w:sz w:val="20"/>
                          <w:szCs w:val="20"/>
                          <w:lang w:val="en-US"/>
                        </w:rPr>
                        <w:t>std</w:t>
                      </w:r>
                      <w:proofErr w:type="spellEnd"/>
                      <w:r w:rsidRPr="00FF577F">
                        <w:rPr>
                          <w:rFonts w:ascii="Courier New" w:hAnsi="Courier New" w:cs="Courier New"/>
                          <w:sz w:val="20"/>
                          <w:szCs w:val="20"/>
                          <w:lang w:val="en-US"/>
                        </w:rPr>
                        <w:t>::</w:t>
                      </w:r>
                      <w:proofErr w:type="spellStart"/>
                      <w:r w:rsidRPr="00FF577F">
                        <w:rPr>
                          <w:rFonts w:ascii="Courier New" w:hAnsi="Courier New" w:cs="Courier New"/>
                          <w:sz w:val="20"/>
                          <w:szCs w:val="20"/>
                          <w:lang w:val="en-US"/>
                        </w:rPr>
                        <w:t>endl</w:t>
                      </w:r>
                      <w:proofErr w:type="spellEnd"/>
                      <w:r w:rsidRPr="00FF577F">
                        <w:rPr>
                          <w:rFonts w:ascii="Courier New" w:hAnsi="Courier New" w:cs="Courier New"/>
                          <w:sz w:val="20"/>
                          <w:szCs w:val="20"/>
                          <w:lang w:val="en-US"/>
                        </w:rPr>
                        <w:t>;</w:t>
                      </w:r>
                    </w:p>
                    <w:p w14:paraId="1C557E3F"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9     // D part</w:t>
                      </w:r>
                    </w:p>
                    <w:p w14:paraId="16D90A36"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10     double d;</w:t>
                      </w:r>
                    </w:p>
                    <w:p w14:paraId="1F696C7F"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 xml:space="preserve">11     </w:t>
                      </w:r>
                      <w:proofErr w:type="gramStart"/>
                      <w:r w:rsidRPr="00FF577F">
                        <w:rPr>
                          <w:rFonts w:ascii="Courier New" w:hAnsi="Courier New" w:cs="Courier New"/>
                          <w:sz w:val="20"/>
                          <w:szCs w:val="20"/>
                          <w:lang w:val="en-US"/>
                        </w:rPr>
                        <w:t>if(</w:t>
                      </w:r>
                      <w:proofErr w:type="gramEnd"/>
                      <w:r w:rsidRPr="00FF577F">
                        <w:rPr>
                          <w:rFonts w:ascii="Courier New" w:hAnsi="Courier New" w:cs="Courier New"/>
                          <w:sz w:val="20"/>
                          <w:szCs w:val="20"/>
                          <w:lang w:val="en-US"/>
                        </w:rPr>
                        <w:t>!this-&gt;_</w:t>
                      </w:r>
                      <w:proofErr w:type="spellStart"/>
                      <w:r w:rsidRPr="00FF577F">
                        <w:rPr>
                          <w:rFonts w:ascii="Courier New" w:hAnsi="Courier New" w:cs="Courier New"/>
                          <w:sz w:val="20"/>
                          <w:szCs w:val="20"/>
                          <w:lang w:val="en-US"/>
                        </w:rPr>
                        <w:t>firstErrorEvaluated</w:t>
                      </w:r>
                      <w:proofErr w:type="spellEnd"/>
                      <w:r w:rsidRPr="00FF577F">
                        <w:rPr>
                          <w:rFonts w:ascii="Courier New" w:hAnsi="Courier New" w:cs="Courier New"/>
                          <w:sz w:val="20"/>
                          <w:szCs w:val="20"/>
                          <w:lang w:val="en-US"/>
                        </w:rPr>
                        <w:t>) {</w:t>
                      </w:r>
                    </w:p>
                    <w:p w14:paraId="2A74046D"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12         this-&gt;_</w:t>
                      </w:r>
                      <w:proofErr w:type="spellStart"/>
                      <w:r w:rsidRPr="00FF577F">
                        <w:rPr>
                          <w:rFonts w:ascii="Courier New" w:hAnsi="Courier New" w:cs="Courier New"/>
                          <w:sz w:val="20"/>
                          <w:szCs w:val="20"/>
                          <w:lang w:val="en-US"/>
                        </w:rPr>
                        <w:t>prevError</w:t>
                      </w:r>
                      <w:proofErr w:type="spellEnd"/>
                      <w:r w:rsidRPr="00FF577F">
                        <w:rPr>
                          <w:rFonts w:ascii="Courier New" w:hAnsi="Courier New" w:cs="Courier New"/>
                          <w:sz w:val="20"/>
                          <w:szCs w:val="20"/>
                          <w:lang w:val="en-US"/>
                        </w:rPr>
                        <w:t xml:space="preserve"> = error;</w:t>
                      </w:r>
                    </w:p>
                    <w:p w14:paraId="3FDA9D98"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13         this-&gt;_</w:t>
                      </w:r>
                      <w:proofErr w:type="spellStart"/>
                      <w:r w:rsidRPr="00FF577F">
                        <w:rPr>
                          <w:rFonts w:ascii="Courier New" w:hAnsi="Courier New" w:cs="Courier New"/>
                          <w:sz w:val="20"/>
                          <w:szCs w:val="20"/>
                          <w:lang w:val="en-US"/>
                        </w:rPr>
                        <w:t>firstErrorEvaluated</w:t>
                      </w:r>
                      <w:proofErr w:type="spellEnd"/>
                      <w:r w:rsidRPr="00FF577F">
                        <w:rPr>
                          <w:rFonts w:ascii="Courier New" w:hAnsi="Courier New" w:cs="Courier New"/>
                          <w:sz w:val="20"/>
                          <w:szCs w:val="20"/>
                          <w:lang w:val="en-US"/>
                        </w:rPr>
                        <w:t xml:space="preserve"> = true;</w:t>
                      </w:r>
                    </w:p>
                    <w:p w14:paraId="40DC9B72"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14         d = 0;</w:t>
                      </w:r>
                    </w:p>
                    <w:p w14:paraId="6A444C56"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15     } else {</w:t>
                      </w:r>
                    </w:p>
                    <w:p w14:paraId="59317CF8"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16         double derivative = (error - this-&gt;_</w:t>
                      </w:r>
                      <w:proofErr w:type="spellStart"/>
                      <w:r w:rsidRPr="00FF577F">
                        <w:rPr>
                          <w:rFonts w:ascii="Courier New" w:hAnsi="Courier New" w:cs="Courier New"/>
                          <w:sz w:val="20"/>
                          <w:szCs w:val="20"/>
                          <w:lang w:val="en-US"/>
                        </w:rPr>
                        <w:t>prevError</w:t>
                      </w:r>
                      <w:proofErr w:type="spellEnd"/>
                      <w:r w:rsidRPr="00FF577F">
                        <w:rPr>
                          <w:rFonts w:ascii="Courier New" w:hAnsi="Courier New" w:cs="Courier New"/>
                          <w:sz w:val="20"/>
                          <w:szCs w:val="20"/>
                          <w:lang w:val="en-US"/>
                        </w:rPr>
                        <w:t xml:space="preserve">) / </w:t>
                      </w:r>
                      <w:proofErr w:type="spellStart"/>
                      <w:proofErr w:type="gramStart"/>
                      <w:r w:rsidRPr="00FF577F">
                        <w:rPr>
                          <w:rFonts w:ascii="Courier New" w:hAnsi="Courier New" w:cs="Courier New"/>
                          <w:sz w:val="20"/>
                          <w:szCs w:val="20"/>
                          <w:lang w:val="en-US"/>
                        </w:rPr>
                        <w:t>dt</w:t>
                      </w:r>
                      <w:proofErr w:type="spellEnd"/>
                      <w:proofErr w:type="gramEnd"/>
                      <w:r w:rsidRPr="00FF577F">
                        <w:rPr>
                          <w:rFonts w:ascii="Courier New" w:hAnsi="Courier New" w:cs="Courier New"/>
                          <w:sz w:val="20"/>
                          <w:szCs w:val="20"/>
                          <w:lang w:val="en-US"/>
                        </w:rPr>
                        <w:t>;</w:t>
                      </w:r>
                    </w:p>
                    <w:p w14:paraId="5A942E5A"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17         this-&gt;_</w:t>
                      </w:r>
                      <w:proofErr w:type="spellStart"/>
                      <w:r w:rsidRPr="00FF577F">
                        <w:rPr>
                          <w:rFonts w:ascii="Courier New" w:hAnsi="Courier New" w:cs="Courier New"/>
                          <w:sz w:val="20"/>
                          <w:szCs w:val="20"/>
                          <w:lang w:val="en-US"/>
                        </w:rPr>
                        <w:t>prevError</w:t>
                      </w:r>
                      <w:proofErr w:type="spellEnd"/>
                      <w:r w:rsidRPr="00FF577F">
                        <w:rPr>
                          <w:rFonts w:ascii="Courier New" w:hAnsi="Courier New" w:cs="Courier New"/>
                          <w:sz w:val="20"/>
                          <w:szCs w:val="20"/>
                          <w:lang w:val="en-US"/>
                        </w:rPr>
                        <w:t xml:space="preserve"> = error;</w:t>
                      </w:r>
                    </w:p>
                    <w:p w14:paraId="01C320FE"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18         d = derivative * this-&gt;_</w:t>
                      </w:r>
                      <w:proofErr w:type="spellStart"/>
                      <w:r w:rsidRPr="00FF577F">
                        <w:rPr>
                          <w:rFonts w:ascii="Courier New" w:hAnsi="Courier New" w:cs="Courier New"/>
                          <w:sz w:val="20"/>
                          <w:szCs w:val="20"/>
                          <w:lang w:val="en-US"/>
                        </w:rPr>
                        <w:t>Kd</w:t>
                      </w:r>
                      <w:proofErr w:type="spellEnd"/>
                      <w:r w:rsidRPr="00FF577F">
                        <w:rPr>
                          <w:rFonts w:ascii="Courier New" w:hAnsi="Courier New" w:cs="Courier New"/>
                          <w:sz w:val="20"/>
                          <w:szCs w:val="20"/>
                          <w:lang w:val="en-US"/>
                        </w:rPr>
                        <w:t>;</w:t>
                      </w:r>
                    </w:p>
                    <w:p w14:paraId="35D57223"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19     }</w:t>
                      </w:r>
                    </w:p>
                    <w:p w14:paraId="58887598" w14:textId="77777777" w:rsidR="007D5562" w:rsidRPr="00FF577F" w:rsidRDefault="007D5562" w:rsidP="000D2B69">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20     return p + this-&gt;_</w:t>
                      </w:r>
                      <w:proofErr w:type="spellStart"/>
                      <w:r w:rsidRPr="00FF577F">
                        <w:rPr>
                          <w:rFonts w:ascii="Courier New" w:hAnsi="Courier New" w:cs="Courier New"/>
                          <w:sz w:val="20"/>
                          <w:szCs w:val="20"/>
                          <w:lang w:val="en-US"/>
                        </w:rPr>
                        <w:t>intergralSum</w:t>
                      </w:r>
                      <w:proofErr w:type="spellEnd"/>
                      <w:r w:rsidRPr="00FF577F">
                        <w:rPr>
                          <w:rFonts w:ascii="Courier New" w:hAnsi="Courier New" w:cs="Courier New"/>
                          <w:sz w:val="20"/>
                          <w:szCs w:val="20"/>
                          <w:lang w:val="en-US"/>
                        </w:rPr>
                        <w:t xml:space="preserve"> + d;</w:t>
                      </w:r>
                    </w:p>
                    <w:p w14:paraId="061420A3" w14:textId="77777777" w:rsidR="007D5562" w:rsidRPr="00C63FA1" w:rsidRDefault="007D5562" w:rsidP="000D2B69">
                      <w:pPr>
                        <w:spacing w:after="0" w:line="240" w:lineRule="auto"/>
                        <w:rPr>
                          <w:lang w:val="en-US"/>
                        </w:rPr>
                      </w:pPr>
                      <w:proofErr w:type="gramStart"/>
                      <w:r w:rsidRPr="00FF577F">
                        <w:rPr>
                          <w:rFonts w:ascii="Courier New" w:hAnsi="Courier New" w:cs="Courier New"/>
                          <w:sz w:val="20"/>
                          <w:szCs w:val="20"/>
                          <w:lang w:val="en-US"/>
                        </w:rPr>
                        <w:t>21 }</w:t>
                      </w:r>
                      <w:proofErr w:type="gramEnd"/>
                    </w:p>
                  </w:txbxContent>
                </v:textbox>
                <w10:anchorlock/>
              </v:rect>
            </w:pict>
          </mc:Fallback>
        </mc:AlternateContent>
      </w:r>
      <w:r w:rsidR="000D2B69" w:rsidRPr="008E2A45">
        <w:rPr>
          <w:i w:val="0"/>
          <w:noProof/>
          <w:color w:val="auto"/>
        </w:rPr>
        <mc:AlternateContent>
          <mc:Choice Requires="wps">
            <w:drawing>
              <wp:inline distT="0" distB="0" distL="0" distR="0" wp14:anchorId="5374C192" wp14:editId="302BC0B1">
                <wp:extent cx="5760085" cy="329764"/>
                <wp:effectExtent l="0" t="0" r="0" b="0"/>
                <wp:docPr id="39" name="Text Box 39"/>
                <wp:cNvGraphicFramePr/>
                <a:graphic xmlns:a="http://schemas.openxmlformats.org/drawingml/2006/main">
                  <a:graphicData uri="http://schemas.microsoft.com/office/word/2010/wordprocessingShape">
                    <wps:wsp>
                      <wps:cNvSpPr txBox="1"/>
                      <wps:spPr>
                        <a:xfrm>
                          <a:off x="0" y="0"/>
                          <a:ext cx="5760085" cy="329764"/>
                        </a:xfrm>
                        <a:prstGeom prst="rect">
                          <a:avLst/>
                        </a:prstGeom>
                        <a:solidFill>
                          <a:prstClr val="white"/>
                        </a:solidFill>
                        <a:ln>
                          <a:noFill/>
                        </a:ln>
                        <a:effectLst/>
                      </wps:spPr>
                      <wps:txbx>
                        <w:txbxContent>
                          <w:p w14:paraId="3F43C724" w14:textId="77777777" w:rsidR="007D5562" w:rsidRPr="00977605" w:rsidRDefault="007D5562" w:rsidP="000D2B69">
                            <w:pPr>
                              <w:pStyle w:val="Legenda"/>
                              <w:jc w:val="center"/>
                              <w:rPr>
                                <w:rFonts w:cs="Courier New"/>
                                <w:noProof/>
                                <w:color w:val="2E74B5" w:themeColor="accent1" w:themeShade="BF"/>
                                <w:sz w:val="18"/>
                                <w:szCs w:val="18"/>
                              </w:rPr>
                            </w:pPr>
                            <w:r w:rsidRPr="00977605">
                              <w:rPr>
                                <w:color w:val="2E74B5" w:themeColor="accent1" w:themeShade="BF"/>
                                <w:sz w:val="18"/>
                                <w:szCs w:val="18"/>
                              </w:rPr>
                              <w:t xml:space="preserve">Kod Źródłowy </w:t>
                            </w:r>
                            <w:r w:rsidRPr="00977605">
                              <w:rPr>
                                <w:color w:val="2E74B5" w:themeColor="accent1" w:themeShade="BF"/>
                                <w:sz w:val="18"/>
                                <w:szCs w:val="18"/>
                              </w:rPr>
                              <w:fldChar w:fldCharType="begin"/>
                            </w:r>
                            <w:r w:rsidRPr="00977605">
                              <w:rPr>
                                <w:color w:val="2E74B5" w:themeColor="accent1" w:themeShade="BF"/>
                                <w:sz w:val="18"/>
                                <w:szCs w:val="18"/>
                              </w:rPr>
                              <w:instrText xml:space="preserve"> SEQ Kod_Źródłowy \* ARABIC </w:instrText>
                            </w:r>
                            <w:r w:rsidRPr="00977605">
                              <w:rPr>
                                <w:color w:val="2E74B5" w:themeColor="accent1" w:themeShade="BF"/>
                                <w:sz w:val="18"/>
                                <w:szCs w:val="18"/>
                              </w:rPr>
                              <w:fldChar w:fldCharType="separate"/>
                            </w:r>
                            <w:r>
                              <w:rPr>
                                <w:noProof/>
                                <w:color w:val="2E74B5" w:themeColor="accent1" w:themeShade="BF"/>
                                <w:sz w:val="18"/>
                                <w:szCs w:val="18"/>
                              </w:rPr>
                              <w:t>6</w:t>
                            </w:r>
                            <w:r w:rsidRPr="00977605">
                              <w:rPr>
                                <w:color w:val="2E74B5" w:themeColor="accent1" w:themeShade="BF"/>
                                <w:sz w:val="18"/>
                                <w:szCs w:val="18"/>
                              </w:rPr>
                              <w:fldChar w:fldCharType="end"/>
                            </w:r>
                            <w:r w:rsidRPr="00977605">
                              <w:rPr>
                                <w:color w:val="2E74B5" w:themeColor="accent1" w:themeShade="BF"/>
                                <w:sz w:val="18"/>
                                <w:szCs w:val="18"/>
                              </w:rPr>
                              <w:t>. Metoda calculate klasy PID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374C192" id="Text Box 39" o:spid="_x0000_s1043" type="#_x0000_t202" style="width:453.55pt;height:2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" stroked="f">
                <v:textbox style="mso-fit-shape-to-text:t" inset="0,0,0,0">
                  <w:txbxContent>
                    <w:p w14:paraId="3F43C724" w14:textId="77777777" w:rsidR="007D5562" w:rsidRPr="00977605" w:rsidRDefault="007D5562" w:rsidP="000D2B69">
                      <w:pPr>
                        <w:pStyle w:val="Caption"/>
                        <w:jc w:val="center"/>
                        <w:rPr>
                          <w:rFonts w:cs="Courier New"/>
                          <w:noProof/>
                          <w:color w:val="2E74B5" w:themeColor="accent1" w:themeShade="BF"/>
                          <w:sz w:val="18"/>
                          <w:szCs w:val="18"/>
                        </w:rPr>
                      </w:pPr>
                      <w:r w:rsidRPr="00977605">
                        <w:rPr>
                          <w:color w:val="2E74B5" w:themeColor="accent1" w:themeShade="BF"/>
                          <w:sz w:val="18"/>
                          <w:szCs w:val="18"/>
                        </w:rPr>
                        <w:t xml:space="preserve">Kod Źródłowy </w:t>
                      </w:r>
                      <w:r w:rsidRPr="00977605">
                        <w:rPr>
                          <w:color w:val="2E74B5" w:themeColor="accent1" w:themeShade="BF"/>
                          <w:sz w:val="18"/>
                          <w:szCs w:val="18"/>
                        </w:rPr>
                        <w:fldChar w:fldCharType="begin"/>
                      </w:r>
                      <w:r w:rsidRPr="00977605">
                        <w:rPr>
                          <w:color w:val="2E74B5" w:themeColor="accent1" w:themeShade="BF"/>
                          <w:sz w:val="18"/>
                          <w:szCs w:val="18"/>
                        </w:rPr>
                        <w:instrText xml:space="preserve"> SEQ Kod_Źródłowy \* ARABIC </w:instrText>
                      </w:r>
                      <w:r w:rsidRPr="00977605">
                        <w:rPr>
                          <w:color w:val="2E74B5" w:themeColor="accent1" w:themeShade="BF"/>
                          <w:sz w:val="18"/>
                          <w:szCs w:val="18"/>
                        </w:rPr>
                        <w:fldChar w:fldCharType="separate"/>
                      </w:r>
                      <w:r>
                        <w:rPr>
                          <w:noProof/>
                          <w:color w:val="2E74B5" w:themeColor="accent1" w:themeShade="BF"/>
                          <w:sz w:val="18"/>
                          <w:szCs w:val="18"/>
                        </w:rPr>
                        <w:t>6</w:t>
                      </w:r>
                      <w:r w:rsidRPr="00977605">
                        <w:rPr>
                          <w:color w:val="2E74B5" w:themeColor="accent1" w:themeShade="BF"/>
                          <w:sz w:val="18"/>
                          <w:szCs w:val="18"/>
                        </w:rPr>
                        <w:fldChar w:fldCharType="end"/>
                      </w:r>
                      <w:r w:rsidRPr="00977605">
                        <w:rPr>
                          <w:color w:val="2E74B5" w:themeColor="accent1" w:themeShade="BF"/>
                          <w:sz w:val="18"/>
                          <w:szCs w:val="18"/>
                        </w:rPr>
                        <w:t>. Metoda calculate klasy PID</w:t>
                      </w:r>
                    </w:p>
                  </w:txbxContent>
                </v:textbox>
                <w10:anchorlock/>
              </v:shape>
            </w:pict>
          </mc:Fallback>
        </mc:AlternateContent>
      </w:r>
    </w:p>
    <w:p w14:paraId="4E00426B" w14:textId="600F14E8" w:rsidR="00F360A8" w:rsidRPr="00D61714" w:rsidRDefault="00201FEA" w:rsidP="00D61714">
      <w:pPr>
        <w:pStyle w:val="Legenda"/>
        <w:suppressLineNumbers w:val="0"/>
        <w:jc w:val="both"/>
        <w:rPr>
          <w:rFonts w:cs="Times New Roman"/>
          <w:i w:val="0"/>
        </w:rPr>
      </w:pPr>
      <w:r w:rsidRPr="008E7BD6">
        <w:rPr>
          <w:rFonts w:cs="Times New Roman"/>
          <w:i w:val="0"/>
          <w:color w:val="auto"/>
        </w:rPr>
        <w:t xml:space="preserve">Wartość uchybu obliczana </w:t>
      </w:r>
      <w:r w:rsidR="00F360A8" w:rsidRPr="008E7BD6">
        <w:rPr>
          <w:rFonts w:cs="Times New Roman"/>
          <w:i w:val="0"/>
          <w:color w:val="auto"/>
        </w:rPr>
        <w:t>jest, jako</w:t>
      </w:r>
      <w:r w:rsidRPr="008E7BD6">
        <w:rPr>
          <w:rFonts w:cs="Times New Roman"/>
          <w:i w:val="0"/>
          <w:color w:val="auto"/>
        </w:rPr>
        <w:t xml:space="preserve"> różnica pożądanego i aktualnego </w:t>
      </w:r>
      <w:r w:rsidR="00EA0CAD" w:rsidRPr="008E7BD6">
        <w:rPr>
          <w:rFonts w:cs="Times New Roman"/>
          <w:i w:val="0"/>
          <w:color w:val="auto"/>
        </w:rPr>
        <w:t>odchylenia</w:t>
      </w:r>
      <w:r w:rsidRPr="008E7BD6">
        <w:rPr>
          <w:rFonts w:cs="Times New Roman"/>
          <w:i w:val="0"/>
          <w:color w:val="auto"/>
        </w:rPr>
        <w:t>(linia 2). Następnie w liniach 4</w:t>
      </w:r>
      <w:r w:rsidR="00FF577F" w:rsidRPr="008E7BD6">
        <w:rPr>
          <w:rFonts w:cs="Times New Roman"/>
          <w:i w:val="0"/>
          <w:color w:val="auto"/>
        </w:rPr>
        <w:t>, 7</w:t>
      </w:r>
      <w:r w:rsidRPr="008E7BD6">
        <w:rPr>
          <w:rFonts w:cs="Times New Roman"/>
          <w:i w:val="0"/>
          <w:color w:val="auto"/>
        </w:rPr>
        <w:t xml:space="preserve"> i 1</w:t>
      </w:r>
      <w:r w:rsidR="00FF577F" w:rsidRPr="008E7BD6">
        <w:rPr>
          <w:rFonts w:cs="Times New Roman"/>
          <w:i w:val="0"/>
          <w:color w:val="auto"/>
        </w:rPr>
        <w:t>8</w:t>
      </w:r>
      <w:r w:rsidRPr="008E7BD6">
        <w:rPr>
          <w:rFonts w:cs="Times New Roman"/>
          <w:i w:val="0"/>
          <w:color w:val="auto"/>
        </w:rPr>
        <w:t xml:space="preserve"> obliczane są poszczególne </w:t>
      </w:r>
      <w:r w:rsidRPr="00D61714">
        <w:rPr>
          <w:rFonts w:cs="Times New Roman"/>
          <w:i w:val="0"/>
        </w:rPr>
        <w:t xml:space="preserve">części regulatora. Sygnałem wyjściowym </w:t>
      </w:r>
      <w:r w:rsidR="00EA0CAD" w:rsidRPr="00D61714">
        <w:rPr>
          <w:rFonts w:cs="Times New Roman"/>
          <w:i w:val="0"/>
        </w:rPr>
        <w:t>jest suma poszczególnych części regulatora.</w:t>
      </w:r>
    </w:p>
    <w:p w14:paraId="5E8EA81B" w14:textId="5F55B12B" w:rsidR="000346C2" w:rsidRPr="00D61714" w:rsidRDefault="000346C2" w:rsidP="00D61714">
      <w:pPr>
        <w:pStyle w:val="Nagwek2"/>
        <w:suppressLineNumbers w:val="0"/>
      </w:pPr>
      <w:bookmarkStart w:id="33" w:name="_Toc439954645"/>
      <w:r w:rsidRPr="00D61714">
        <w:t>Główna pętla algorytmu stabilizacji</w:t>
      </w:r>
      <w:bookmarkEnd w:id="33"/>
    </w:p>
    <w:p w14:paraId="3957D3DB" w14:textId="08CA6478" w:rsidR="0090421E" w:rsidRPr="008E2A45" w:rsidRDefault="0090421E" w:rsidP="008E2A45">
      <w:pPr>
        <w:pStyle w:val="Legenda"/>
        <w:suppressLineNumbers w:val="0"/>
        <w:ind w:firstLine="360"/>
        <w:jc w:val="both"/>
        <w:rPr>
          <w:rFonts w:eastAsia="Calibri"/>
          <w:i w:val="0"/>
        </w:rPr>
      </w:pPr>
      <w:r w:rsidRPr="008E2A45">
        <w:rPr>
          <w:i w:val="0"/>
          <w:color w:val="auto"/>
        </w:rPr>
        <w:t>Stabilizacja quadcoptera odbywa się dzięki pętli, któ</w:t>
      </w:r>
      <w:r w:rsidR="007D5562">
        <w:rPr>
          <w:i w:val="0"/>
          <w:color w:val="auto"/>
        </w:rPr>
        <w:t>ra oblicza prędkość silników na </w:t>
      </w:r>
      <w:r w:rsidRPr="008E2A45">
        <w:rPr>
          <w:i w:val="0"/>
          <w:color w:val="auto"/>
        </w:rPr>
        <w:t>podstawie wyników z żyroskopu i akcelerometru. Zasada działania pętli została zaprezentowana na diagramie sekwencji (rysunek 1</w:t>
      </w:r>
      <w:r w:rsidR="001B2660" w:rsidRPr="008E2A45">
        <w:rPr>
          <w:i w:val="0"/>
          <w:color w:val="auto"/>
        </w:rPr>
        <w:t>1</w:t>
      </w:r>
      <w:r w:rsidRPr="008E2A45">
        <w:rPr>
          <w:i w:val="0"/>
          <w:color w:val="auto"/>
        </w:rPr>
        <w:t>).</w:t>
      </w:r>
      <w:r w:rsidR="005F4B57" w:rsidRPr="008E2A45">
        <w:rPr>
          <w:i w:val="0"/>
          <w:color w:val="auto"/>
        </w:rPr>
        <w:t xml:space="preserve"> Po zainicjalizowaniu urządzeń rozpoczyna się wykonywanie głównej pętli, która powinna się nieprzerwanie wykonywać podczas lotu w celu stabilizacji quadcoptera. Na początku wywoływana zostaje metoda „readMPU”, która pobiera wartości odchylenia zmierzone pr</w:t>
      </w:r>
      <w:r w:rsidR="007D5562">
        <w:rPr>
          <w:i w:val="0"/>
          <w:color w:val="auto"/>
        </w:rPr>
        <w:t>zez żyroskop i akcelerometr za </w:t>
      </w:r>
      <w:r w:rsidR="005F4B57" w:rsidRPr="008E2A45">
        <w:rPr>
          <w:i w:val="0"/>
          <w:color w:val="auto"/>
        </w:rPr>
        <w:t>pomocą metod „readGyro” oraz „readAccel”. Na podstawie tych wyników obliczane jest poprawne odchylenie przy użyciu filtra komplementarnego. Dzięki tym danym regulator PID oblicza sygnały wyjściowe, które posłużą do skorygowania mocy silników quadcoptera</w:t>
      </w:r>
      <w:r w:rsidR="005F4B57" w:rsidRPr="00D61714">
        <w:rPr>
          <w:i w:val="0"/>
          <w:color w:val="auto"/>
        </w:rPr>
        <w:t>.</w:t>
      </w:r>
    </w:p>
    <w:p w14:paraId="1656FCC9" w14:textId="6D7BBDDC" w:rsidR="0090421E" w:rsidRPr="008E2A45" w:rsidRDefault="008E2A45" w:rsidP="008E2A45">
      <w:pPr>
        <w:pStyle w:val="Legenda"/>
        <w:suppressLineNumbers w:val="0"/>
        <w:ind w:firstLine="360"/>
        <w:jc w:val="center"/>
        <w:rPr>
          <w:rFonts w:eastAsia="Calibri"/>
          <w:i w:val="0"/>
        </w:rPr>
      </w:pPr>
      <w:r w:rsidRPr="008E2A45">
        <w:rPr>
          <w:rFonts w:eastAsia="Calibri"/>
          <w:i w:val="0"/>
          <w:noProof/>
        </w:rPr>
        <w:lastRenderedPageBreak/>
        <w:drawing>
          <wp:inline distT="0" distB="0" distL="0" distR="0" wp14:anchorId="3F2F95BC" wp14:editId="04739D18">
            <wp:extent cx="5760085" cy="3580480"/>
            <wp:effectExtent l="0" t="0" r="0" b="1270"/>
            <wp:docPr id="33" name="Picture 33" descr="C:\Users\dawid\Desktop\sequenc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wid\Desktop\sequence diagram.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85" cy="3580480"/>
                    </a:xfrm>
                    <a:prstGeom prst="rect">
                      <a:avLst/>
                    </a:prstGeom>
                    <a:noFill/>
                    <a:ln>
                      <a:noFill/>
                    </a:ln>
                  </pic:spPr>
                </pic:pic>
              </a:graphicData>
            </a:graphic>
          </wp:inline>
        </w:drawing>
      </w:r>
    </w:p>
    <w:p w14:paraId="687A92CF" w14:textId="77777777" w:rsidR="000346C2" w:rsidRPr="008E2A45" w:rsidRDefault="000346C2" w:rsidP="008E2A45">
      <w:pPr>
        <w:pStyle w:val="Legenda"/>
        <w:suppressLineNumbers w:val="0"/>
        <w:ind w:firstLine="360"/>
        <w:jc w:val="center"/>
        <w:rPr>
          <w:rFonts w:eastAsia="Calibri"/>
          <w:i w:val="0"/>
          <w:color w:val="2E74B5" w:themeColor="accent1" w:themeShade="BF"/>
          <w:sz w:val="20"/>
          <w:szCs w:val="20"/>
        </w:rPr>
      </w:pPr>
      <w:r w:rsidRPr="008E2A45">
        <w:rPr>
          <w:rFonts w:eastAsia="Calibri"/>
          <w:i w:val="0"/>
          <w:color w:val="2E74B5" w:themeColor="accent1" w:themeShade="BF"/>
          <w:sz w:val="20"/>
          <w:szCs w:val="20"/>
        </w:rPr>
        <w:t xml:space="preserve">Rysunek </w:t>
      </w:r>
      <w:r w:rsidRPr="008E2A45">
        <w:rPr>
          <w:rFonts w:eastAsia="Calibri"/>
          <w:i w:val="0"/>
          <w:color w:val="2E74B5" w:themeColor="accent1" w:themeShade="BF"/>
          <w:sz w:val="20"/>
          <w:szCs w:val="20"/>
        </w:rPr>
        <w:fldChar w:fldCharType="begin"/>
      </w:r>
      <w:r w:rsidRPr="008E2A45">
        <w:rPr>
          <w:rFonts w:eastAsia="Calibri"/>
          <w:i w:val="0"/>
          <w:color w:val="2E74B5" w:themeColor="accent1" w:themeShade="BF"/>
          <w:sz w:val="20"/>
          <w:szCs w:val="20"/>
        </w:rPr>
        <w:instrText xml:space="preserve"> SEQ Rysunek \* ARABIC </w:instrText>
      </w:r>
      <w:r w:rsidRPr="008E2A45">
        <w:rPr>
          <w:rFonts w:eastAsia="Calibri"/>
          <w:i w:val="0"/>
          <w:color w:val="2E74B5" w:themeColor="accent1" w:themeShade="BF"/>
          <w:sz w:val="20"/>
          <w:szCs w:val="20"/>
        </w:rPr>
        <w:fldChar w:fldCharType="separate"/>
      </w:r>
      <w:r w:rsidR="0026322F">
        <w:rPr>
          <w:rFonts w:eastAsia="Calibri"/>
          <w:i w:val="0"/>
          <w:noProof/>
          <w:color w:val="2E74B5" w:themeColor="accent1" w:themeShade="BF"/>
          <w:sz w:val="20"/>
          <w:szCs w:val="20"/>
        </w:rPr>
        <w:t>11</w:t>
      </w:r>
      <w:r w:rsidRPr="008E2A45">
        <w:rPr>
          <w:rFonts w:eastAsia="Calibri"/>
          <w:i w:val="0"/>
          <w:color w:val="2E74B5" w:themeColor="accent1" w:themeShade="BF"/>
          <w:sz w:val="20"/>
          <w:szCs w:val="20"/>
        </w:rPr>
        <w:fldChar w:fldCharType="end"/>
      </w:r>
      <w:r w:rsidRPr="008E2A45">
        <w:rPr>
          <w:rFonts w:eastAsia="Calibri"/>
          <w:i w:val="0"/>
          <w:color w:val="2E74B5" w:themeColor="accent1" w:themeShade="BF"/>
          <w:sz w:val="20"/>
          <w:szCs w:val="20"/>
        </w:rPr>
        <w:t>. Diagram sekwencji projektu</w:t>
      </w:r>
    </w:p>
    <w:p w14:paraId="757A9755" w14:textId="4CE2A510" w:rsidR="000346C2" w:rsidRPr="00D61714" w:rsidRDefault="006B2B04" w:rsidP="00D61714">
      <w:pPr>
        <w:pStyle w:val="Legenda"/>
        <w:suppressLineNumbers w:val="0"/>
        <w:jc w:val="both"/>
        <w:rPr>
          <w:i w:val="0"/>
          <w:color w:val="auto"/>
        </w:rPr>
      </w:pPr>
      <w:r w:rsidRPr="00D61714">
        <w:rPr>
          <w:i w:val="0"/>
          <w:color w:val="auto"/>
        </w:rPr>
        <w:t>W opisywanym rozwiązaniu w celu stabilizacji dla jednej osi (x lub y) zastosowano dwa połączone ze sobą regulatory PID</w:t>
      </w:r>
      <w:r w:rsidR="00D10EC9" w:rsidRPr="00D61714">
        <w:rPr>
          <w:i w:val="0"/>
          <w:color w:val="auto"/>
        </w:rPr>
        <w:t xml:space="preserve"> (rysunek 11)</w:t>
      </w:r>
      <w:r w:rsidRPr="00D61714">
        <w:rPr>
          <w:i w:val="0"/>
          <w:color w:val="auto"/>
        </w:rPr>
        <w:t>.</w:t>
      </w:r>
      <w:r w:rsidR="00403BBF" w:rsidRPr="00D61714">
        <w:rPr>
          <w:i w:val="0"/>
          <w:color w:val="auto"/>
        </w:rPr>
        <w:t xml:space="preserve"> Pierwszy regulator korzysta z danych aktualnego przechylenia quadcoptera </w:t>
      </w:r>
      <w:r w:rsidR="00045CAB" w:rsidRPr="00D61714">
        <w:rPr>
          <w:i w:val="0"/>
          <w:color w:val="auto"/>
        </w:rPr>
        <w:t xml:space="preserve">oraz przechylenia oczekiwanego. Przechylenie oczekiwane dla robota </w:t>
      </w:r>
      <w:r w:rsidR="001B2660" w:rsidRPr="00D61714">
        <w:rPr>
          <w:i w:val="0"/>
          <w:color w:val="auto"/>
        </w:rPr>
        <w:t>nieporuszającego</w:t>
      </w:r>
      <w:r w:rsidR="00045CAB" w:rsidRPr="00D61714">
        <w:rPr>
          <w:i w:val="0"/>
          <w:color w:val="auto"/>
        </w:rPr>
        <w:t xml:space="preserve"> się wynosi zero stopni. Różnica między tymi kątami uwzględniana jest w poszczególnych częściach </w:t>
      </w:r>
      <w:r w:rsidR="00302B51" w:rsidRPr="00D61714">
        <w:rPr>
          <w:i w:val="0"/>
          <w:color w:val="auto"/>
        </w:rPr>
        <w:t>regulatora (proporcjonalnej, całkującej oraz pochodnej)</w:t>
      </w:r>
      <w:r w:rsidR="0054291F" w:rsidRPr="00D61714">
        <w:rPr>
          <w:i w:val="0"/>
          <w:color w:val="auto"/>
        </w:rPr>
        <w:t>.</w:t>
      </w:r>
      <w:r w:rsidR="001C68C4" w:rsidRPr="00D61714">
        <w:rPr>
          <w:i w:val="0"/>
          <w:color w:val="auto"/>
        </w:rPr>
        <w:t xml:space="preserve"> W zależności od dobranych wartości współczynników regulatora PID (K</w:t>
      </w:r>
      <w:r w:rsidR="001C68C4" w:rsidRPr="00D61714">
        <w:rPr>
          <w:i w:val="0"/>
          <w:color w:val="auto"/>
          <w:vertAlign w:val="subscript"/>
        </w:rPr>
        <w:t>p</w:t>
      </w:r>
      <w:r w:rsidR="001C68C4" w:rsidRPr="00D61714">
        <w:rPr>
          <w:i w:val="0"/>
          <w:color w:val="auto"/>
        </w:rPr>
        <w:t>, K</w:t>
      </w:r>
      <w:r w:rsidR="001C68C4" w:rsidRPr="00D61714">
        <w:rPr>
          <w:i w:val="0"/>
          <w:color w:val="auto"/>
          <w:vertAlign w:val="subscript"/>
        </w:rPr>
        <w:t>i</w:t>
      </w:r>
      <w:r w:rsidR="001C68C4" w:rsidRPr="00D61714">
        <w:rPr>
          <w:i w:val="0"/>
          <w:color w:val="auto"/>
        </w:rPr>
        <w:t>, K</w:t>
      </w:r>
      <w:r w:rsidR="001C68C4" w:rsidRPr="00D61714">
        <w:rPr>
          <w:i w:val="0"/>
          <w:color w:val="auto"/>
          <w:vertAlign w:val="subscript"/>
        </w:rPr>
        <w:t>d</w:t>
      </w:r>
      <w:r w:rsidR="001C68C4" w:rsidRPr="00D61714">
        <w:rPr>
          <w:i w:val="0"/>
          <w:color w:val="auto"/>
        </w:rPr>
        <w:t>) obliczana jest wymagana prędkość kątowa obrotu quadcoptera w danej osi w celu uzysk</w:t>
      </w:r>
      <w:r w:rsidR="00B9262E" w:rsidRPr="00D61714">
        <w:rPr>
          <w:i w:val="0"/>
          <w:color w:val="auto"/>
        </w:rPr>
        <w:t xml:space="preserve">ania oczekiwanego przechylenia. </w:t>
      </w:r>
      <w:r w:rsidR="00A74B0D" w:rsidRPr="00D61714">
        <w:rPr>
          <w:i w:val="0"/>
          <w:color w:val="auto"/>
        </w:rPr>
        <w:t>Im większa jest różnica między kątem oczekiwanym a aktualnym tym większa jest wartość prędkości kątowej obrotu. Część całkująca uwzględnia również dane historyczne błędów odchyleń</w:t>
      </w:r>
      <w:r w:rsidR="0020352E" w:rsidRPr="00D61714">
        <w:rPr>
          <w:i w:val="0"/>
          <w:color w:val="auto"/>
        </w:rPr>
        <w:t>,</w:t>
      </w:r>
      <w:r w:rsidR="00A74B0D" w:rsidRPr="00D61714">
        <w:rPr>
          <w:i w:val="0"/>
          <w:color w:val="auto"/>
        </w:rPr>
        <w:t xml:space="preserve"> które kumulują się w czasie. </w:t>
      </w:r>
      <w:r w:rsidR="0020352E" w:rsidRPr="00D61714">
        <w:rPr>
          <w:i w:val="0"/>
          <w:color w:val="auto"/>
        </w:rPr>
        <w:t>Zmieniając wartości współczynników możliwa jest regulacja regulatora, czego skutk</w:t>
      </w:r>
      <w:r w:rsidR="007D5562">
        <w:rPr>
          <w:i w:val="0"/>
          <w:color w:val="auto"/>
        </w:rPr>
        <w:t>iem jest zwiększenie lub </w:t>
      </w:r>
      <w:r w:rsidR="0020352E" w:rsidRPr="00D61714">
        <w:rPr>
          <w:i w:val="0"/>
          <w:color w:val="auto"/>
        </w:rPr>
        <w:t>zmniejszenie obliczonej wymaganej prędkości kątowej. Wymagana prędkość oraz aktualna prędkość kątowa odczytana z żyroskopu przekazywane</w:t>
      </w:r>
      <w:r w:rsidR="00A74B0D" w:rsidRPr="00D61714">
        <w:rPr>
          <w:i w:val="0"/>
          <w:color w:val="auto"/>
        </w:rPr>
        <w:t xml:space="preserve"> </w:t>
      </w:r>
      <w:r w:rsidR="0020352E" w:rsidRPr="00D61714">
        <w:rPr>
          <w:i w:val="0"/>
          <w:color w:val="auto"/>
        </w:rPr>
        <w:t>są</w:t>
      </w:r>
      <w:r w:rsidR="00A74B0D" w:rsidRPr="00D61714">
        <w:rPr>
          <w:i w:val="0"/>
          <w:color w:val="auto"/>
        </w:rPr>
        <w:t xml:space="preserve"> do drugiego regulatora (PID 2)</w:t>
      </w:r>
      <w:r w:rsidR="0020352E" w:rsidRPr="00D61714">
        <w:rPr>
          <w:i w:val="0"/>
          <w:color w:val="auto"/>
        </w:rPr>
        <w:t>.</w:t>
      </w:r>
      <w:r w:rsidR="0037149A" w:rsidRPr="00D61714">
        <w:rPr>
          <w:i w:val="0"/>
          <w:color w:val="auto"/>
        </w:rPr>
        <w:t xml:space="preserve"> Zadaniem tego regulatora jest obliczenie prędkości obrotów silników w celu uzyskania zadanej prędkości kątowej obrotu całego quadcoptera w danej osi.</w:t>
      </w:r>
      <w:r w:rsidR="00047E24" w:rsidRPr="00D61714">
        <w:rPr>
          <w:i w:val="0"/>
          <w:color w:val="auto"/>
        </w:rPr>
        <w:t xml:space="preserve"> </w:t>
      </w:r>
      <w:r w:rsidR="00014AB7" w:rsidRPr="00D61714">
        <w:rPr>
          <w:i w:val="0"/>
          <w:color w:val="auto"/>
        </w:rPr>
        <w:t>Dostosowanie współczynników tego regulatora wpływa na dokładność uzyskanej prędkości kątowej oraz na stabilność (jednostajność) prędkości w czasie.</w:t>
      </w:r>
      <w:r w:rsidR="00BA74AB" w:rsidRPr="00D61714">
        <w:rPr>
          <w:i w:val="0"/>
          <w:color w:val="auto"/>
        </w:rPr>
        <w:t xml:space="preserve"> </w:t>
      </w:r>
      <w:r w:rsidR="00525351" w:rsidRPr="00D61714">
        <w:rPr>
          <w:i w:val="0"/>
          <w:color w:val="auto"/>
        </w:rPr>
        <w:t xml:space="preserve">Sposób uzyskania odpowiednich wartości współczynników regulatorów został zaprezentowany w następnym rozdziale. Poniżej przedstawiono również </w:t>
      </w:r>
      <w:r w:rsidR="00525351" w:rsidRPr="00D61714">
        <w:rPr>
          <w:i w:val="0"/>
          <w:color w:val="auto"/>
        </w:rPr>
        <w:lastRenderedPageBreak/>
        <w:t>najważniejsze fragmenty kodu źródłowego głównej pętli algorytmu stabilizacji (kod źródłowy 7).</w:t>
      </w:r>
    </w:p>
    <w:p w14:paraId="60DC633E" w14:textId="5B2BCD98" w:rsidR="001B2660" w:rsidRPr="00B35CC6" w:rsidRDefault="00F67692" w:rsidP="001B2660">
      <w:pPr>
        <w:pStyle w:val="Legenda"/>
        <w:keepNext/>
        <w:suppressLineNumbers w:val="0"/>
        <w:jc w:val="center"/>
        <w:rPr>
          <w:i w:val="0"/>
          <w:color w:val="auto"/>
        </w:rPr>
      </w:pPr>
      <w:r w:rsidRPr="00F67692">
        <w:rPr>
          <w:i w:val="0"/>
          <w:noProof/>
          <w:color w:val="auto"/>
        </w:rPr>
        <w:drawing>
          <wp:inline distT="0" distB="0" distL="0" distR="0" wp14:anchorId="32ADFBD0" wp14:editId="69402A55">
            <wp:extent cx="6016752" cy="2624328"/>
            <wp:effectExtent l="0" t="0" r="3175" b="5080"/>
            <wp:docPr id="29" name="Picture 29" descr="C:\Users\dawid\Documents\połączen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wid\Documents\połączeni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16752" cy="2624328"/>
                    </a:xfrm>
                    <a:prstGeom prst="rect">
                      <a:avLst/>
                    </a:prstGeom>
                    <a:noFill/>
                    <a:ln>
                      <a:noFill/>
                    </a:ln>
                  </pic:spPr>
                </pic:pic>
              </a:graphicData>
            </a:graphic>
          </wp:inline>
        </w:drawing>
      </w:r>
    </w:p>
    <w:p w14:paraId="005224CF" w14:textId="0B59A8A5" w:rsidR="00502704" w:rsidRPr="00B35CC6" w:rsidRDefault="001B2660" w:rsidP="00B35CC6">
      <w:pPr>
        <w:pStyle w:val="Legenda"/>
        <w:suppressLineNumbers w:val="0"/>
        <w:jc w:val="center"/>
        <w:rPr>
          <w:rFonts w:cs="Times New Roman"/>
          <w:i w:val="0"/>
          <w:color w:val="2E74B5" w:themeColor="accent1" w:themeShade="BF"/>
          <w:sz w:val="20"/>
          <w:szCs w:val="20"/>
        </w:rPr>
      </w:pPr>
      <w:r w:rsidRPr="00B35CC6">
        <w:rPr>
          <w:rFonts w:cs="Times New Roman"/>
          <w:i w:val="0"/>
          <w:color w:val="2E74B5" w:themeColor="accent1" w:themeShade="BF"/>
          <w:sz w:val="20"/>
          <w:szCs w:val="20"/>
        </w:rPr>
        <w:t xml:space="preserve">Rysunek </w:t>
      </w:r>
      <w:r w:rsidRPr="00B35CC6">
        <w:rPr>
          <w:rFonts w:cs="Times New Roman"/>
          <w:i w:val="0"/>
          <w:color w:val="2E74B5" w:themeColor="accent1" w:themeShade="BF"/>
          <w:sz w:val="20"/>
          <w:szCs w:val="20"/>
        </w:rPr>
        <w:fldChar w:fldCharType="begin"/>
      </w:r>
      <w:r w:rsidRPr="00B35CC6">
        <w:rPr>
          <w:rFonts w:cs="Times New Roman"/>
          <w:i w:val="0"/>
          <w:color w:val="2E74B5" w:themeColor="accent1" w:themeShade="BF"/>
          <w:sz w:val="20"/>
          <w:szCs w:val="20"/>
        </w:rPr>
        <w:instrText xml:space="preserve"> SEQ Rysunek \* ARABIC </w:instrText>
      </w:r>
      <w:r w:rsidRPr="00B35CC6">
        <w:rPr>
          <w:rFonts w:cs="Times New Roman"/>
          <w:i w:val="0"/>
          <w:color w:val="2E74B5" w:themeColor="accent1" w:themeShade="BF"/>
          <w:sz w:val="20"/>
          <w:szCs w:val="20"/>
        </w:rPr>
        <w:fldChar w:fldCharType="separate"/>
      </w:r>
      <w:r w:rsidR="0026322F">
        <w:rPr>
          <w:rFonts w:cs="Times New Roman"/>
          <w:i w:val="0"/>
          <w:noProof/>
          <w:color w:val="2E74B5" w:themeColor="accent1" w:themeShade="BF"/>
          <w:sz w:val="20"/>
          <w:szCs w:val="20"/>
        </w:rPr>
        <w:t>12</w:t>
      </w:r>
      <w:r w:rsidRPr="00B35CC6">
        <w:rPr>
          <w:rFonts w:cs="Times New Roman"/>
          <w:i w:val="0"/>
          <w:color w:val="2E74B5" w:themeColor="accent1" w:themeShade="BF"/>
          <w:sz w:val="20"/>
          <w:szCs w:val="20"/>
        </w:rPr>
        <w:fldChar w:fldCharType="end"/>
      </w:r>
      <w:r w:rsidRPr="00B35CC6">
        <w:rPr>
          <w:rFonts w:cs="Times New Roman"/>
          <w:i w:val="0"/>
          <w:color w:val="2E74B5" w:themeColor="accent1" w:themeShade="BF"/>
          <w:sz w:val="20"/>
          <w:szCs w:val="20"/>
        </w:rPr>
        <w:t>. Schemat połączenia regulatorów PID dla stabilizacji w jednej osi</w:t>
      </w:r>
    </w:p>
    <w:p w14:paraId="1987FC88" w14:textId="155B69F4" w:rsidR="008F5F4E" w:rsidRPr="00B35CC6" w:rsidRDefault="00F67692" w:rsidP="00D61714">
      <w:pPr>
        <w:pStyle w:val="Legenda"/>
        <w:suppressLineNumbers w:val="0"/>
        <w:jc w:val="both"/>
        <w:rPr>
          <w:rFonts w:cs="Times New Roman"/>
          <w:i w:val="0"/>
          <w:color w:val="auto"/>
        </w:rPr>
      </w:pPr>
      <w:r w:rsidRPr="00D61714">
        <w:rPr>
          <w:noProof/>
        </w:rPr>
        <mc:AlternateContent>
          <mc:Choice Requires="wps">
            <w:drawing>
              <wp:inline distT="0" distB="0" distL="0" distR="0" wp14:anchorId="6EFC6AC3" wp14:editId="43690DB8">
                <wp:extent cx="5760085" cy="4065096"/>
                <wp:effectExtent l="0" t="0" r="12065" b="12065"/>
                <wp:docPr id="23" name="Rectangle 36"/>
                <wp:cNvGraphicFramePr/>
                <a:graphic xmlns:a="http://schemas.openxmlformats.org/drawingml/2006/main">
                  <a:graphicData uri="http://schemas.microsoft.com/office/word/2010/wordprocessingShape">
                    <wps:wsp>
                      <wps:cNvSpPr/>
                      <wps:spPr>
                        <a:xfrm>
                          <a:off x="0" y="0"/>
                          <a:ext cx="5760085" cy="4065096"/>
                        </a:xfrm>
                        <a:prstGeom prst="rect">
                          <a:avLst/>
                        </a:prstGeom>
                      </wps:spPr>
                      <wps:style>
                        <a:lnRef idx="2">
                          <a:schemeClr val="accent3"/>
                        </a:lnRef>
                        <a:fillRef idx="1">
                          <a:schemeClr val="lt1"/>
                        </a:fillRef>
                        <a:effectRef idx="0">
                          <a:schemeClr val="accent3"/>
                        </a:effectRef>
                        <a:fontRef idx="minor">
                          <a:schemeClr val="dk1"/>
                        </a:fontRef>
                      </wps:style>
                      <wps:txbx>
                        <w:txbxContent>
                          <w:p w14:paraId="6684C250"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1     // main loop</w:t>
                            </w:r>
                          </w:p>
                          <w:p w14:paraId="0E1F741F"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2     for(int i=0; i&lt;400 &amp;&amp; looped; ++i) {</w:t>
                            </w:r>
                          </w:p>
                          <w:p w14:paraId="67B682CE"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3       // read data from acc and gyroscope</w:t>
                            </w:r>
                          </w:p>
                          <w:p w14:paraId="5FC505DB"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4       mpu.read(dt, mpuResults);</w:t>
                            </w:r>
                          </w:p>
                          <w:p w14:paraId="247E876A"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5 </w:t>
                            </w:r>
                          </w:p>
                          <w:p w14:paraId="251DB3B8"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6       // calculate required angular velocity from pid 1</w:t>
                            </w:r>
                          </w:p>
                          <w:p w14:paraId="7F8454E2" w14:textId="77777777" w:rsidR="007D5562"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7       requiredXvelocity = pidXangle.calculate(dt, requiredXangle, </w:t>
                            </w:r>
                          </w:p>
                          <w:p w14:paraId="12B96767" w14:textId="77777777" w:rsidR="007D5562" w:rsidRPr="008E2A45" w:rsidRDefault="007D5562" w:rsidP="00F67692">
                            <w:pPr>
                              <w:spacing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sidRPr="008E2A45">
                              <w:rPr>
                                <w:rFonts w:ascii="Courier New" w:hAnsi="Courier New" w:cs="Courier New"/>
                                <w:color w:val="auto"/>
                                <w:sz w:val="20"/>
                                <w:szCs w:val="20"/>
                                <w:lang w:val="en-US"/>
                              </w:rPr>
                              <w:t>mpuResults.complementaryXangle);</w:t>
                            </w:r>
                          </w:p>
                          <w:p w14:paraId="6DC09349" w14:textId="77777777" w:rsidR="007D5562"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8          requiredYvelocity = pidYangle.calculate(dt, requiredYangle, </w:t>
                            </w:r>
                          </w:p>
                          <w:p w14:paraId="0FDF528E" w14:textId="77777777" w:rsidR="007D5562" w:rsidRPr="008E2A45" w:rsidRDefault="007D5562" w:rsidP="00F67692">
                            <w:pPr>
                              <w:spacing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sidRPr="008E2A45">
                              <w:rPr>
                                <w:rFonts w:ascii="Courier New" w:hAnsi="Courier New" w:cs="Courier New"/>
                                <w:color w:val="auto"/>
                                <w:sz w:val="20"/>
                                <w:szCs w:val="20"/>
                                <w:lang w:val="en-US"/>
                              </w:rPr>
                              <w:t>mpuResults.complementaryYangle);</w:t>
                            </w:r>
                          </w:p>
                          <w:p w14:paraId="056ECEF5"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9  </w:t>
                            </w:r>
                          </w:p>
                          <w:p w14:paraId="0706376B"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10    // calculate engines power from pid 2</w:t>
                            </w:r>
                          </w:p>
                          <w:p w14:paraId="1488B002" w14:textId="77777777" w:rsidR="007D5562"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11    double pid_x_velocity = pidXvelocity.calculate(dt, requiredXvelocity, </w:t>
                            </w:r>
                          </w:p>
                          <w:p w14:paraId="5AD4EFAD" w14:textId="77777777" w:rsidR="007D5562" w:rsidRPr="008E2A45" w:rsidRDefault="007D5562" w:rsidP="00F67692">
                            <w:pPr>
                              <w:spacing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sidRPr="008E2A45">
                              <w:rPr>
                                <w:rFonts w:ascii="Courier New" w:hAnsi="Courier New" w:cs="Courier New"/>
                                <w:color w:val="auto"/>
                                <w:sz w:val="20"/>
                                <w:szCs w:val="20"/>
                                <w:lang w:val="en-US"/>
                              </w:rPr>
                              <w:t>mpuResults.gyroXvelocity);</w:t>
                            </w:r>
                          </w:p>
                          <w:p w14:paraId="35FBAD78" w14:textId="77777777" w:rsidR="007D5562"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12    double pid_y_velocity = pidYvelocity.calculate(dt, -requiredYvelocity, </w:t>
                            </w:r>
                          </w:p>
                          <w:p w14:paraId="133AA478" w14:textId="77777777" w:rsidR="007D5562" w:rsidRPr="008E2A45" w:rsidRDefault="007D5562" w:rsidP="00F67692">
                            <w:pPr>
                              <w:spacing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sidRPr="008E2A45">
                              <w:rPr>
                                <w:rFonts w:ascii="Courier New" w:hAnsi="Courier New" w:cs="Courier New"/>
                                <w:color w:val="auto"/>
                                <w:sz w:val="20"/>
                                <w:szCs w:val="20"/>
                                <w:lang w:val="en-US"/>
                              </w:rPr>
                              <w:t>mpuResults.gyroYvelocity);</w:t>
                            </w:r>
                          </w:p>
                          <w:p w14:paraId="4BC45B32"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13  </w:t>
                            </w:r>
                          </w:p>
                          <w:p w14:paraId="46EB7191"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14    leftEngine-&gt;setPercentagePower(power + pid_x_velocity);</w:t>
                            </w:r>
                          </w:p>
                          <w:p w14:paraId="5170B0CD"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15    rightEngine-&gt;setPercentagePower(power - pid_x_velocity);</w:t>
                            </w:r>
                          </w:p>
                          <w:p w14:paraId="6B3B7C3D"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16    frontEngine-&gt;setPercentagePower(power - pid_y_velocity);</w:t>
                            </w:r>
                          </w:p>
                          <w:p w14:paraId="641A3335"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17    backEngine-&gt;setPercentagePower(power + pid_y_velocity);</w:t>
                            </w:r>
                          </w:p>
                          <w:p w14:paraId="5C2B6C9E"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18  </w:t>
                            </w:r>
                          </w:p>
                          <w:p w14:paraId="08F2C69D"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19    // check min max power</w:t>
                            </w:r>
                          </w:p>
                          <w:p w14:paraId="64BA2703"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20    for(int i=0; i&lt;4; ++i)</w:t>
                            </w:r>
                          </w:p>
                          <w:p w14:paraId="54777DD9"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21       allEngines[i]-&gt;checkMinMax(5.5, 8.8);</w:t>
                            </w:r>
                          </w:p>
                          <w:p w14:paraId="0723CCEB"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22  </w:t>
                            </w:r>
                          </w:p>
                          <w:p w14:paraId="03791A1C"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23    // actualize engines power</w:t>
                            </w:r>
                          </w:p>
                          <w:p w14:paraId="57EB4344" w14:textId="77777777" w:rsidR="007D5562" w:rsidRPr="007D5562" w:rsidRDefault="007D5562" w:rsidP="00F67692">
                            <w:pPr>
                              <w:spacing w:after="0" w:line="240" w:lineRule="auto"/>
                              <w:rPr>
                                <w:rFonts w:ascii="Courier New" w:hAnsi="Courier New" w:cs="Courier New"/>
                                <w:color w:val="auto"/>
                                <w:sz w:val="20"/>
                                <w:szCs w:val="20"/>
                                <w:lang w:val="en-US"/>
                              </w:rPr>
                            </w:pPr>
                            <w:r w:rsidRPr="007D5562">
                              <w:rPr>
                                <w:rFonts w:ascii="Courier New" w:hAnsi="Courier New" w:cs="Courier New"/>
                                <w:color w:val="auto"/>
                                <w:sz w:val="20"/>
                                <w:szCs w:val="20"/>
                                <w:lang w:val="en-US"/>
                              </w:rPr>
                              <w:t>24    for(int i=0; i&lt;4; ++i)</w:t>
                            </w:r>
                          </w:p>
                          <w:p w14:paraId="77807026" w14:textId="77777777" w:rsidR="007D5562" w:rsidRPr="008E2A45" w:rsidRDefault="007D5562" w:rsidP="00F67692">
                            <w:pPr>
                              <w:spacing w:after="0" w:line="240" w:lineRule="auto"/>
                              <w:rPr>
                                <w:rFonts w:ascii="Courier New" w:hAnsi="Courier New" w:cs="Courier New"/>
                                <w:sz w:val="20"/>
                                <w:szCs w:val="20"/>
                                <w:lang w:val="en-US"/>
                              </w:rPr>
                            </w:pPr>
                            <w:r w:rsidRPr="007D5562">
                              <w:rPr>
                                <w:rFonts w:ascii="Courier New" w:hAnsi="Courier New" w:cs="Courier New"/>
                                <w:color w:val="auto"/>
                                <w:sz w:val="20"/>
                                <w:szCs w:val="20"/>
                                <w:lang w:val="en-US"/>
                              </w:rPr>
                              <w:t>25       allEngines[i]-&gt;actualizePower();}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EFC6AC3" id="_x0000_s1044" style="width:453.55pt;height:320.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" fillcolor="white [3201]" strokecolor="#a5a5a5 [3206]" strokeweight="1pt">
                <v:textbox>
                  <w:txbxContent>
                    <w:p w14:paraId="6684C250"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1     // main loop</w:t>
                      </w:r>
                    </w:p>
                    <w:p w14:paraId="0E1F741F"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2     </w:t>
                      </w:r>
                      <w:proofErr w:type="gramStart"/>
                      <w:r w:rsidRPr="008E2A45">
                        <w:rPr>
                          <w:rFonts w:ascii="Courier New" w:hAnsi="Courier New" w:cs="Courier New"/>
                          <w:color w:val="auto"/>
                          <w:sz w:val="20"/>
                          <w:szCs w:val="20"/>
                          <w:lang w:val="en-US"/>
                        </w:rPr>
                        <w:t>for(</w:t>
                      </w:r>
                      <w:proofErr w:type="spellStart"/>
                      <w:proofErr w:type="gramEnd"/>
                      <w:r w:rsidRPr="008E2A45">
                        <w:rPr>
                          <w:rFonts w:ascii="Courier New" w:hAnsi="Courier New" w:cs="Courier New"/>
                          <w:color w:val="auto"/>
                          <w:sz w:val="20"/>
                          <w:szCs w:val="20"/>
                          <w:lang w:val="en-US"/>
                        </w:rPr>
                        <w:t>int</w:t>
                      </w:r>
                      <w:proofErr w:type="spellEnd"/>
                      <w:r w:rsidRPr="008E2A45">
                        <w:rPr>
                          <w:rFonts w:ascii="Courier New" w:hAnsi="Courier New" w:cs="Courier New"/>
                          <w:color w:val="auto"/>
                          <w:sz w:val="20"/>
                          <w:szCs w:val="20"/>
                          <w:lang w:val="en-US"/>
                        </w:rPr>
                        <w:t xml:space="preserve"> i=0; i&lt;400 &amp;&amp; looped; ++i) {</w:t>
                      </w:r>
                    </w:p>
                    <w:p w14:paraId="67B682CE"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3       // read data from </w:t>
                      </w:r>
                      <w:proofErr w:type="spellStart"/>
                      <w:r w:rsidRPr="008E2A45">
                        <w:rPr>
                          <w:rFonts w:ascii="Courier New" w:hAnsi="Courier New" w:cs="Courier New"/>
                          <w:color w:val="auto"/>
                          <w:sz w:val="20"/>
                          <w:szCs w:val="20"/>
                          <w:lang w:val="en-US"/>
                        </w:rPr>
                        <w:t>acc</w:t>
                      </w:r>
                      <w:proofErr w:type="spellEnd"/>
                      <w:r w:rsidRPr="008E2A45">
                        <w:rPr>
                          <w:rFonts w:ascii="Courier New" w:hAnsi="Courier New" w:cs="Courier New"/>
                          <w:color w:val="auto"/>
                          <w:sz w:val="20"/>
                          <w:szCs w:val="20"/>
                          <w:lang w:val="en-US"/>
                        </w:rPr>
                        <w:t xml:space="preserve"> and gyroscope</w:t>
                      </w:r>
                    </w:p>
                    <w:p w14:paraId="5FC505DB"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4       </w:t>
                      </w:r>
                      <w:proofErr w:type="spellStart"/>
                      <w:proofErr w:type="gramStart"/>
                      <w:r w:rsidRPr="008E2A45">
                        <w:rPr>
                          <w:rFonts w:ascii="Courier New" w:hAnsi="Courier New" w:cs="Courier New"/>
                          <w:color w:val="auto"/>
                          <w:sz w:val="20"/>
                          <w:szCs w:val="20"/>
                          <w:lang w:val="en-US"/>
                        </w:rPr>
                        <w:t>mpu.read</w:t>
                      </w:r>
                      <w:proofErr w:type="spellEnd"/>
                      <w:r w:rsidRPr="008E2A45">
                        <w:rPr>
                          <w:rFonts w:ascii="Courier New" w:hAnsi="Courier New" w:cs="Courier New"/>
                          <w:color w:val="auto"/>
                          <w:sz w:val="20"/>
                          <w:szCs w:val="20"/>
                          <w:lang w:val="en-US"/>
                        </w:rPr>
                        <w:t>(</w:t>
                      </w:r>
                      <w:proofErr w:type="spellStart"/>
                      <w:proofErr w:type="gramEnd"/>
                      <w:r w:rsidRPr="008E2A45">
                        <w:rPr>
                          <w:rFonts w:ascii="Courier New" w:hAnsi="Courier New" w:cs="Courier New"/>
                          <w:color w:val="auto"/>
                          <w:sz w:val="20"/>
                          <w:szCs w:val="20"/>
                          <w:lang w:val="en-US"/>
                        </w:rPr>
                        <w:t>dt</w:t>
                      </w:r>
                      <w:proofErr w:type="spellEnd"/>
                      <w:r w:rsidRPr="008E2A45">
                        <w:rPr>
                          <w:rFonts w:ascii="Courier New" w:hAnsi="Courier New" w:cs="Courier New"/>
                          <w:color w:val="auto"/>
                          <w:sz w:val="20"/>
                          <w:szCs w:val="20"/>
                          <w:lang w:val="en-US"/>
                        </w:rPr>
                        <w:t xml:space="preserve">, </w:t>
                      </w:r>
                      <w:proofErr w:type="spellStart"/>
                      <w:r w:rsidRPr="008E2A45">
                        <w:rPr>
                          <w:rFonts w:ascii="Courier New" w:hAnsi="Courier New" w:cs="Courier New"/>
                          <w:color w:val="auto"/>
                          <w:sz w:val="20"/>
                          <w:szCs w:val="20"/>
                          <w:lang w:val="en-US"/>
                        </w:rPr>
                        <w:t>mpuResults</w:t>
                      </w:r>
                      <w:proofErr w:type="spellEnd"/>
                      <w:r w:rsidRPr="008E2A45">
                        <w:rPr>
                          <w:rFonts w:ascii="Courier New" w:hAnsi="Courier New" w:cs="Courier New"/>
                          <w:color w:val="auto"/>
                          <w:sz w:val="20"/>
                          <w:szCs w:val="20"/>
                          <w:lang w:val="en-US"/>
                        </w:rPr>
                        <w:t>);</w:t>
                      </w:r>
                    </w:p>
                    <w:p w14:paraId="247E876A"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5 </w:t>
                      </w:r>
                    </w:p>
                    <w:p w14:paraId="251DB3B8"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6       // calculate required angular velocity from </w:t>
                      </w:r>
                      <w:proofErr w:type="spellStart"/>
                      <w:proofErr w:type="gramStart"/>
                      <w:r w:rsidRPr="008E2A45">
                        <w:rPr>
                          <w:rFonts w:ascii="Courier New" w:hAnsi="Courier New" w:cs="Courier New"/>
                          <w:color w:val="auto"/>
                          <w:sz w:val="20"/>
                          <w:szCs w:val="20"/>
                          <w:lang w:val="en-US"/>
                        </w:rPr>
                        <w:t>pid</w:t>
                      </w:r>
                      <w:proofErr w:type="spellEnd"/>
                      <w:proofErr w:type="gramEnd"/>
                      <w:r w:rsidRPr="008E2A45">
                        <w:rPr>
                          <w:rFonts w:ascii="Courier New" w:hAnsi="Courier New" w:cs="Courier New"/>
                          <w:color w:val="auto"/>
                          <w:sz w:val="20"/>
                          <w:szCs w:val="20"/>
                          <w:lang w:val="en-US"/>
                        </w:rPr>
                        <w:t xml:space="preserve"> 1</w:t>
                      </w:r>
                    </w:p>
                    <w:p w14:paraId="7F8454E2" w14:textId="77777777" w:rsidR="007D5562"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7       </w:t>
                      </w:r>
                      <w:proofErr w:type="spellStart"/>
                      <w:r w:rsidRPr="008E2A45">
                        <w:rPr>
                          <w:rFonts w:ascii="Courier New" w:hAnsi="Courier New" w:cs="Courier New"/>
                          <w:color w:val="auto"/>
                          <w:sz w:val="20"/>
                          <w:szCs w:val="20"/>
                          <w:lang w:val="en-US"/>
                        </w:rPr>
                        <w:t>requiredXvelocity</w:t>
                      </w:r>
                      <w:proofErr w:type="spellEnd"/>
                      <w:r w:rsidRPr="008E2A45">
                        <w:rPr>
                          <w:rFonts w:ascii="Courier New" w:hAnsi="Courier New" w:cs="Courier New"/>
                          <w:color w:val="auto"/>
                          <w:sz w:val="20"/>
                          <w:szCs w:val="20"/>
                          <w:lang w:val="en-US"/>
                        </w:rPr>
                        <w:t xml:space="preserve"> = </w:t>
                      </w:r>
                      <w:proofErr w:type="spellStart"/>
                      <w:proofErr w:type="gramStart"/>
                      <w:r w:rsidRPr="008E2A45">
                        <w:rPr>
                          <w:rFonts w:ascii="Courier New" w:hAnsi="Courier New" w:cs="Courier New"/>
                          <w:color w:val="auto"/>
                          <w:sz w:val="20"/>
                          <w:szCs w:val="20"/>
                          <w:lang w:val="en-US"/>
                        </w:rPr>
                        <w:t>pidXangle.calculate</w:t>
                      </w:r>
                      <w:proofErr w:type="spellEnd"/>
                      <w:r w:rsidRPr="008E2A45">
                        <w:rPr>
                          <w:rFonts w:ascii="Courier New" w:hAnsi="Courier New" w:cs="Courier New"/>
                          <w:color w:val="auto"/>
                          <w:sz w:val="20"/>
                          <w:szCs w:val="20"/>
                          <w:lang w:val="en-US"/>
                        </w:rPr>
                        <w:t>(</w:t>
                      </w:r>
                      <w:proofErr w:type="spellStart"/>
                      <w:proofErr w:type="gramEnd"/>
                      <w:r w:rsidRPr="008E2A45">
                        <w:rPr>
                          <w:rFonts w:ascii="Courier New" w:hAnsi="Courier New" w:cs="Courier New"/>
                          <w:color w:val="auto"/>
                          <w:sz w:val="20"/>
                          <w:szCs w:val="20"/>
                          <w:lang w:val="en-US"/>
                        </w:rPr>
                        <w:t>dt</w:t>
                      </w:r>
                      <w:proofErr w:type="spellEnd"/>
                      <w:r w:rsidRPr="008E2A45">
                        <w:rPr>
                          <w:rFonts w:ascii="Courier New" w:hAnsi="Courier New" w:cs="Courier New"/>
                          <w:color w:val="auto"/>
                          <w:sz w:val="20"/>
                          <w:szCs w:val="20"/>
                          <w:lang w:val="en-US"/>
                        </w:rPr>
                        <w:t xml:space="preserve">, </w:t>
                      </w:r>
                      <w:proofErr w:type="spellStart"/>
                      <w:r w:rsidRPr="008E2A45">
                        <w:rPr>
                          <w:rFonts w:ascii="Courier New" w:hAnsi="Courier New" w:cs="Courier New"/>
                          <w:color w:val="auto"/>
                          <w:sz w:val="20"/>
                          <w:szCs w:val="20"/>
                          <w:lang w:val="en-US"/>
                        </w:rPr>
                        <w:t>requiredXangle</w:t>
                      </w:r>
                      <w:proofErr w:type="spellEnd"/>
                      <w:r w:rsidRPr="008E2A45">
                        <w:rPr>
                          <w:rFonts w:ascii="Courier New" w:hAnsi="Courier New" w:cs="Courier New"/>
                          <w:color w:val="auto"/>
                          <w:sz w:val="20"/>
                          <w:szCs w:val="20"/>
                          <w:lang w:val="en-US"/>
                        </w:rPr>
                        <w:t xml:space="preserve">, </w:t>
                      </w:r>
                    </w:p>
                    <w:p w14:paraId="12B96767" w14:textId="77777777" w:rsidR="007D5562" w:rsidRPr="008E2A45" w:rsidRDefault="007D5562" w:rsidP="00F67692">
                      <w:pPr>
                        <w:spacing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proofErr w:type="spellStart"/>
                      <w:r w:rsidRPr="008E2A45">
                        <w:rPr>
                          <w:rFonts w:ascii="Courier New" w:hAnsi="Courier New" w:cs="Courier New"/>
                          <w:color w:val="auto"/>
                          <w:sz w:val="20"/>
                          <w:szCs w:val="20"/>
                          <w:lang w:val="en-US"/>
                        </w:rPr>
                        <w:t>mpuResults.complementaryXangle</w:t>
                      </w:r>
                      <w:proofErr w:type="spellEnd"/>
                      <w:r w:rsidRPr="008E2A45">
                        <w:rPr>
                          <w:rFonts w:ascii="Courier New" w:hAnsi="Courier New" w:cs="Courier New"/>
                          <w:color w:val="auto"/>
                          <w:sz w:val="20"/>
                          <w:szCs w:val="20"/>
                          <w:lang w:val="en-US"/>
                        </w:rPr>
                        <w:t>);</w:t>
                      </w:r>
                    </w:p>
                    <w:p w14:paraId="6DC09349" w14:textId="77777777" w:rsidR="007D5562"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8          </w:t>
                      </w:r>
                      <w:proofErr w:type="spellStart"/>
                      <w:r w:rsidRPr="008E2A45">
                        <w:rPr>
                          <w:rFonts w:ascii="Courier New" w:hAnsi="Courier New" w:cs="Courier New"/>
                          <w:color w:val="auto"/>
                          <w:sz w:val="20"/>
                          <w:szCs w:val="20"/>
                          <w:lang w:val="en-US"/>
                        </w:rPr>
                        <w:t>requiredYvelocity</w:t>
                      </w:r>
                      <w:proofErr w:type="spellEnd"/>
                      <w:r w:rsidRPr="008E2A45">
                        <w:rPr>
                          <w:rFonts w:ascii="Courier New" w:hAnsi="Courier New" w:cs="Courier New"/>
                          <w:color w:val="auto"/>
                          <w:sz w:val="20"/>
                          <w:szCs w:val="20"/>
                          <w:lang w:val="en-US"/>
                        </w:rPr>
                        <w:t xml:space="preserve"> = </w:t>
                      </w:r>
                      <w:proofErr w:type="spellStart"/>
                      <w:proofErr w:type="gramStart"/>
                      <w:r w:rsidRPr="008E2A45">
                        <w:rPr>
                          <w:rFonts w:ascii="Courier New" w:hAnsi="Courier New" w:cs="Courier New"/>
                          <w:color w:val="auto"/>
                          <w:sz w:val="20"/>
                          <w:szCs w:val="20"/>
                          <w:lang w:val="en-US"/>
                        </w:rPr>
                        <w:t>pidYangle.calculate</w:t>
                      </w:r>
                      <w:proofErr w:type="spellEnd"/>
                      <w:r w:rsidRPr="008E2A45">
                        <w:rPr>
                          <w:rFonts w:ascii="Courier New" w:hAnsi="Courier New" w:cs="Courier New"/>
                          <w:color w:val="auto"/>
                          <w:sz w:val="20"/>
                          <w:szCs w:val="20"/>
                          <w:lang w:val="en-US"/>
                        </w:rPr>
                        <w:t>(</w:t>
                      </w:r>
                      <w:proofErr w:type="spellStart"/>
                      <w:proofErr w:type="gramEnd"/>
                      <w:r w:rsidRPr="008E2A45">
                        <w:rPr>
                          <w:rFonts w:ascii="Courier New" w:hAnsi="Courier New" w:cs="Courier New"/>
                          <w:color w:val="auto"/>
                          <w:sz w:val="20"/>
                          <w:szCs w:val="20"/>
                          <w:lang w:val="en-US"/>
                        </w:rPr>
                        <w:t>dt</w:t>
                      </w:r>
                      <w:proofErr w:type="spellEnd"/>
                      <w:r w:rsidRPr="008E2A45">
                        <w:rPr>
                          <w:rFonts w:ascii="Courier New" w:hAnsi="Courier New" w:cs="Courier New"/>
                          <w:color w:val="auto"/>
                          <w:sz w:val="20"/>
                          <w:szCs w:val="20"/>
                          <w:lang w:val="en-US"/>
                        </w:rPr>
                        <w:t xml:space="preserve">, </w:t>
                      </w:r>
                      <w:proofErr w:type="spellStart"/>
                      <w:r w:rsidRPr="008E2A45">
                        <w:rPr>
                          <w:rFonts w:ascii="Courier New" w:hAnsi="Courier New" w:cs="Courier New"/>
                          <w:color w:val="auto"/>
                          <w:sz w:val="20"/>
                          <w:szCs w:val="20"/>
                          <w:lang w:val="en-US"/>
                        </w:rPr>
                        <w:t>requiredYangle</w:t>
                      </w:r>
                      <w:proofErr w:type="spellEnd"/>
                      <w:r w:rsidRPr="008E2A45">
                        <w:rPr>
                          <w:rFonts w:ascii="Courier New" w:hAnsi="Courier New" w:cs="Courier New"/>
                          <w:color w:val="auto"/>
                          <w:sz w:val="20"/>
                          <w:szCs w:val="20"/>
                          <w:lang w:val="en-US"/>
                        </w:rPr>
                        <w:t xml:space="preserve">, </w:t>
                      </w:r>
                    </w:p>
                    <w:p w14:paraId="0FDF528E" w14:textId="77777777" w:rsidR="007D5562" w:rsidRPr="008E2A45" w:rsidRDefault="007D5562" w:rsidP="00F67692">
                      <w:pPr>
                        <w:spacing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proofErr w:type="spellStart"/>
                      <w:r w:rsidRPr="008E2A45">
                        <w:rPr>
                          <w:rFonts w:ascii="Courier New" w:hAnsi="Courier New" w:cs="Courier New"/>
                          <w:color w:val="auto"/>
                          <w:sz w:val="20"/>
                          <w:szCs w:val="20"/>
                          <w:lang w:val="en-US"/>
                        </w:rPr>
                        <w:t>mpuResults.complementaryYangle</w:t>
                      </w:r>
                      <w:proofErr w:type="spellEnd"/>
                      <w:r w:rsidRPr="008E2A45">
                        <w:rPr>
                          <w:rFonts w:ascii="Courier New" w:hAnsi="Courier New" w:cs="Courier New"/>
                          <w:color w:val="auto"/>
                          <w:sz w:val="20"/>
                          <w:szCs w:val="20"/>
                          <w:lang w:val="en-US"/>
                        </w:rPr>
                        <w:t>);</w:t>
                      </w:r>
                    </w:p>
                    <w:p w14:paraId="056ECEF5"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9  </w:t>
                      </w:r>
                    </w:p>
                    <w:p w14:paraId="0706376B"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10    // calculate engines power from </w:t>
                      </w:r>
                      <w:proofErr w:type="spellStart"/>
                      <w:proofErr w:type="gramStart"/>
                      <w:r w:rsidRPr="008E2A45">
                        <w:rPr>
                          <w:rFonts w:ascii="Courier New" w:hAnsi="Courier New" w:cs="Courier New"/>
                          <w:color w:val="auto"/>
                          <w:sz w:val="20"/>
                          <w:szCs w:val="20"/>
                          <w:lang w:val="en-US"/>
                        </w:rPr>
                        <w:t>pid</w:t>
                      </w:r>
                      <w:proofErr w:type="spellEnd"/>
                      <w:proofErr w:type="gramEnd"/>
                      <w:r w:rsidRPr="008E2A45">
                        <w:rPr>
                          <w:rFonts w:ascii="Courier New" w:hAnsi="Courier New" w:cs="Courier New"/>
                          <w:color w:val="auto"/>
                          <w:sz w:val="20"/>
                          <w:szCs w:val="20"/>
                          <w:lang w:val="en-US"/>
                        </w:rPr>
                        <w:t xml:space="preserve"> 2</w:t>
                      </w:r>
                    </w:p>
                    <w:p w14:paraId="1488B002" w14:textId="77777777" w:rsidR="007D5562"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11    double </w:t>
                      </w:r>
                      <w:proofErr w:type="spellStart"/>
                      <w:r w:rsidRPr="008E2A45">
                        <w:rPr>
                          <w:rFonts w:ascii="Courier New" w:hAnsi="Courier New" w:cs="Courier New"/>
                          <w:color w:val="auto"/>
                          <w:sz w:val="20"/>
                          <w:szCs w:val="20"/>
                          <w:lang w:val="en-US"/>
                        </w:rPr>
                        <w:t>pid_x_velocity</w:t>
                      </w:r>
                      <w:proofErr w:type="spellEnd"/>
                      <w:r w:rsidRPr="008E2A45">
                        <w:rPr>
                          <w:rFonts w:ascii="Courier New" w:hAnsi="Courier New" w:cs="Courier New"/>
                          <w:color w:val="auto"/>
                          <w:sz w:val="20"/>
                          <w:szCs w:val="20"/>
                          <w:lang w:val="en-US"/>
                        </w:rPr>
                        <w:t xml:space="preserve"> = </w:t>
                      </w:r>
                      <w:proofErr w:type="spellStart"/>
                      <w:proofErr w:type="gramStart"/>
                      <w:r w:rsidRPr="008E2A45">
                        <w:rPr>
                          <w:rFonts w:ascii="Courier New" w:hAnsi="Courier New" w:cs="Courier New"/>
                          <w:color w:val="auto"/>
                          <w:sz w:val="20"/>
                          <w:szCs w:val="20"/>
                          <w:lang w:val="en-US"/>
                        </w:rPr>
                        <w:t>pidXvelocity.calculate</w:t>
                      </w:r>
                      <w:proofErr w:type="spellEnd"/>
                      <w:r w:rsidRPr="008E2A45">
                        <w:rPr>
                          <w:rFonts w:ascii="Courier New" w:hAnsi="Courier New" w:cs="Courier New"/>
                          <w:color w:val="auto"/>
                          <w:sz w:val="20"/>
                          <w:szCs w:val="20"/>
                          <w:lang w:val="en-US"/>
                        </w:rPr>
                        <w:t>(</w:t>
                      </w:r>
                      <w:proofErr w:type="spellStart"/>
                      <w:proofErr w:type="gramEnd"/>
                      <w:r w:rsidRPr="008E2A45">
                        <w:rPr>
                          <w:rFonts w:ascii="Courier New" w:hAnsi="Courier New" w:cs="Courier New"/>
                          <w:color w:val="auto"/>
                          <w:sz w:val="20"/>
                          <w:szCs w:val="20"/>
                          <w:lang w:val="en-US"/>
                        </w:rPr>
                        <w:t>dt</w:t>
                      </w:r>
                      <w:proofErr w:type="spellEnd"/>
                      <w:r w:rsidRPr="008E2A45">
                        <w:rPr>
                          <w:rFonts w:ascii="Courier New" w:hAnsi="Courier New" w:cs="Courier New"/>
                          <w:color w:val="auto"/>
                          <w:sz w:val="20"/>
                          <w:szCs w:val="20"/>
                          <w:lang w:val="en-US"/>
                        </w:rPr>
                        <w:t xml:space="preserve">, </w:t>
                      </w:r>
                      <w:proofErr w:type="spellStart"/>
                      <w:r w:rsidRPr="008E2A45">
                        <w:rPr>
                          <w:rFonts w:ascii="Courier New" w:hAnsi="Courier New" w:cs="Courier New"/>
                          <w:color w:val="auto"/>
                          <w:sz w:val="20"/>
                          <w:szCs w:val="20"/>
                          <w:lang w:val="en-US"/>
                        </w:rPr>
                        <w:t>requiredXvelocity</w:t>
                      </w:r>
                      <w:proofErr w:type="spellEnd"/>
                      <w:r w:rsidRPr="008E2A45">
                        <w:rPr>
                          <w:rFonts w:ascii="Courier New" w:hAnsi="Courier New" w:cs="Courier New"/>
                          <w:color w:val="auto"/>
                          <w:sz w:val="20"/>
                          <w:szCs w:val="20"/>
                          <w:lang w:val="en-US"/>
                        </w:rPr>
                        <w:t xml:space="preserve">, </w:t>
                      </w:r>
                    </w:p>
                    <w:p w14:paraId="5AD4EFAD" w14:textId="77777777" w:rsidR="007D5562" w:rsidRPr="008E2A45" w:rsidRDefault="007D5562" w:rsidP="00F67692">
                      <w:pPr>
                        <w:spacing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proofErr w:type="spellStart"/>
                      <w:r w:rsidRPr="008E2A45">
                        <w:rPr>
                          <w:rFonts w:ascii="Courier New" w:hAnsi="Courier New" w:cs="Courier New"/>
                          <w:color w:val="auto"/>
                          <w:sz w:val="20"/>
                          <w:szCs w:val="20"/>
                          <w:lang w:val="en-US"/>
                        </w:rPr>
                        <w:t>mpuResults.gyroXvelocity</w:t>
                      </w:r>
                      <w:proofErr w:type="spellEnd"/>
                      <w:r w:rsidRPr="008E2A45">
                        <w:rPr>
                          <w:rFonts w:ascii="Courier New" w:hAnsi="Courier New" w:cs="Courier New"/>
                          <w:color w:val="auto"/>
                          <w:sz w:val="20"/>
                          <w:szCs w:val="20"/>
                          <w:lang w:val="en-US"/>
                        </w:rPr>
                        <w:t>);</w:t>
                      </w:r>
                    </w:p>
                    <w:p w14:paraId="35FBAD78" w14:textId="77777777" w:rsidR="007D5562"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12    double </w:t>
                      </w:r>
                      <w:proofErr w:type="spellStart"/>
                      <w:r w:rsidRPr="008E2A45">
                        <w:rPr>
                          <w:rFonts w:ascii="Courier New" w:hAnsi="Courier New" w:cs="Courier New"/>
                          <w:color w:val="auto"/>
                          <w:sz w:val="20"/>
                          <w:szCs w:val="20"/>
                          <w:lang w:val="en-US"/>
                        </w:rPr>
                        <w:t>pid_y_velocity</w:t>
                      </w:r>
                      <w:proofErr w:type="spellEnd"/>
                      <w:r w:rsidRPr="008E2A45">
                        <w:rPr>
                          <w:rFonts w:ascii="Courier New" w:hAnsi="Courier New" w:cs="Courier New"/>
                          <w:color w:val="auto"/>
                          <w:sz w:val="20"/>
                          <w:szCs w:val="20"/>
                          <w:lang w:val="en-US"/>
                        </w:rPr>
                        <w:t xml:space="preserve"> = </w:t>
                      </w:r>
                      <w:proofErr w:type="spellStart"/>
                      <w:proofErr w:type="gramStart"/>
                      <w:r w:rsidRPr="008E2A45">
                        <w:rPr>
                          <w:rFonts w:ascii="Courier New" w:hAnsi="Courier New" w:cs="Courier New"/>
                          <w:color w:val="auto"/>
                          <w:sz w:val="20"/>
                          <w:szCs w:val="20"/>
                          <w:lang w:val="en-US"/>
                        </w:rPr>
                        <w:t>pidYvelocity.calculate</w:t>
                      </w:r>
                      <w:proofErr w:type="spellEnd"/>
                      <w:r w:rsidRPr="008E2A45">
                        <w:rPr>
                          <w:rFonts w:ascii="Courier New" w:hAnsi="Courier New" w:cs="Courier New"/>
                          <w:color w:val="auto"/>
                          <w:sz w:val="20"/>
                          <w:szCs w:val="20"/>
                          <w:lang w:val="en-US"/>
                        </w:rPr>
                        <w:t>(</w:t>
                      </w:r>
                      <w:proofErr w:type="spellStart"/>
                      <w:proofErr w:type="gramEnd"/>
                      <w:r w:rsidRPr="008E2A45">
                        <w:rPr>
                          <w:rFonts w:ascii="Courier New" w:hAnsi="Courier New" w:cs="Courier New"/>
                          <w:color w:val="auto"/>
                          <w:sz w:val="20"/>
                          <w:szCs w:val="20"/>
                          <w:lang w:val="en-US"/>
                        </w:rPr>
                        <w:t>dt</w:t>
                      </w:r>
                      <w:proofErr w:type="spellEnd"/>
                      <w:r w:rsidRPr="008E2A45">
                        <w:rPr>
                          <w:rFonts w:ascii="Courier New" w:hAnsi="Courier New" w:cs="Courier New"/>
                          <w:color w:val="auto"/>
                          <w:sz w:val="20"/>
                          <w:szCs w:val="20"/>
                          <w:lang w:val="en-US"/>
                        </w:rPr>
                        <w:t>, -</w:t>
                      </w:r>
                      <w:proofErr w:type="spellStart"/>
                      <w:r w:rsidRPr="008E2A45">
                        <w:rPr>
                          <w:rFonts w:ascii="Courier New" w:hAnsi="Courier New" w:cs="Courier New"/>
                          <w:color w:val="auto"/>
                          <w:sz w:val="20"/>
                          <w:szCs w:val="20"/>
                          <w:lang w:val="en-US"/>
                        </w:rPr>
                        <w:t>requiredYvelocity</w:t>
                      </w:r>
                      <w:proofErr w:type="spellEnd"/>
                      <w:r w:rsidRPr="008E2A45">
                        <w:rPr>
                          <w:rFonts w:ascii="Courier New" w:hAnsi="Courier New" w:cs="Courier New"/>
                          <w:color w:val="auto"/>
                          <w:sz w:val="20"/>
                          <w:szCs w:val="20"/>
                          <w:lang w:val="en-US"/>
                        </w:rPr>
                        <w:t xml:space="preserve">, </w:t>
                      </w:r>
                    </w:p>
                    <w:p w14:paraId="133AA478" w14:textId="77777777" w:rsidR="007D5562" w:rsidRPr="008E2A45" w:rsidRDefault="007D5562" w:rsidP="00F67692">
                      <w:pPr>
                        <w:spacing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r>
                        <w:rPr>
                          <w:rFonts w:ascii="Courier New" w:hAnsi="Courier New" w:cs="Courier New"/>
                          <w:color w:val="auto"/>
                          <w:sz w:val="20"/>
                          <w:szCs w:val="20"/>
                          <w:lang w:val="en-US"/>
                        </w:rPr>
                        <w:tab/>
                      </w:r>
                      <w:proofErr w:type="spellStart"/>
                      <w:r w:rsidRPr="008E2A45">
                        <w:rPr>
                          <w:rFonts w:ascii="Courier New" w:hAnsi="Courier New" w:cs="Courier New"/>
                          <w:color w:val="auto"/>
                          <w:sz w:val="20"/>
                          <w:szCs w:val="20"/>
                          <w:lang w:val="en-US"/>
                        </w:rPr>
                        <w:t>mpuResults.gyroYvelocity</w:t>
                      </w:r>
                      <w:proofErr w:type="spellEnd"/>
                      <w:r w:rsidRPr="008E2A45">
                        <w:rPr>
                          <w:rFonts w:ascii="Courier New" w:hAnsi="Courier New" w:cs="Courier New"/>
                          <w:color w:val="auto"/>
                          <w:sz w:val="20"/>
                          <w:szCs w:val="20"/>
                          <w:lang w:val="en-US"/>
                        </w:rPr>
                        <w:t>);</w:t>
                      </w:r>
                    </w:p>
                    <w:p w14:paraId="4BC45B32"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13  </w:t>
                      </w:r>
                    </w:p>
                    <w:p w14:paraId="46EB7191"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14    </w:t>
                      </w:r>
                      <w:proofErr w:type="spellStart"/>
                      <w:r w:rsidRPr="008E2A45">
                        <w:rPr>
                          <w:rFonts w:ascii="Courier New" w:hAnsi="Courier New" w:cs="Courier New"/>
                          <w:color w:val="auto"/>
                          <w:sz w:val="20"/>
                          <w:szCs w:val="20"/>
                          <w:lang w:val="en-US"/>
                        </w:rPr>
                        <w:t>leftEngine</w:t>
                      </w:r>
                      <w:proofErr w:type="spellEnd"/>
                      <w:r w:rsidRPr="008E2A45">
                        <w:rPr>
                          <w:rFonts w:ascii="Courier New" w:hAnsi="Courier New" w:cs="Courier New"/>
                          <w:color w:val="auto"/>
                          <w:sz w:val="20"/>
                          <w:szCs w:val="20"/>
                          <w:lang w:val="en-US"/>
                        </w:rPr>
                        <w:t>-&gt;</w:t>
                      </w:r>
                      <w:proofErr w:type="spellStart"/>
                      <w:proofErr w:type="gramStart"/>
                      <w:r w:rsidRPr="008E2A45">
                        <w:rPr>
                          <w:rFonts w:ascii="Courier New" w:hAnsi="Courier New" w:cs="Courier New"/>
                          <w:color w:val="auto"/>
                          <w:sz w:val="20"/>
                          <w:szCs w:val="20"/>
                          <w:lang w:val="en-US"/>
                        </w:rPr>
                        <w:t>setPercentagePower</w:t>
                      </w:r>
                      <w:proofErr w:type="spellEnd"/>
                      <w:r w:rsidRPr="008E2A45">
                        <w:rPr>
                          <w:rFonts w:ascii="Courier New" w:hAnsi="Courier New" w:cs="Courier New"/>
                          <w:color w:val="auto"/>
                          <w:sz w:val="20"/>
                          <w:szCs w:val="20"/>
                          <w:lang w:val="en-US"/>
                        </w:rPr>
                        <w:t>(</w:t>
                      </w:r>
                      <w:proofErr w:type="gramEnd"/>
                      <w:r w:rsidRPr="008E2A45">
                        <w:rPr>
                          <w:rFonts w:ascii="Courier New" w:hAnsi="Courier New" w:cs="Courier New"/>
                          <w:color w:val="auto"/>
                          <w:sz w:val="20"/>
                          <w:szCs w:val="20"/>
                          <w:lang w:val="en-US"/>
                        </w:rPr>
                        <w:t xml:space="preserve">power + </w:t>
                      </w:r>
                      <w:proofErr w:type="spellStart"/>
                      <w:r w:rsidRPr="008E2A45">
                        <w:rPr>
                          <w:rFonts w:ascii="Courier New" w:hAnsi="Courier New" w:cs="Courier New"/>
                          <w:color w:val="auto"/>
                          <w:sz w:val="20"/>
                          <w:szCs w:val="20"/>
                          <w:lang w:val="en-US"/>
                        </w:rPr>
                        <w:t>pid_x_velocity</w:t>
                      </w:r>
                      <w:proofErr w:type="spellEnd"/>
                      <w:r w:rsidRPr="008E2A45">
                        <w:rPr>
                          <w:rFonts w:ascii="Courier New" w:hAnsi="Courier New" w:cs="Courier New"/>
                          <w:color w:val="auto"/>
                          <w:sz w:val="20"/>
                          <w:szCs w:val="20"/>
                          <w:lang w:val="en-US"/>
                        </w:rPr>
                        <w:t>);</w:t>
                      </w:r>
                    </w:p>
                    <w:p w14:paraId="5170B0CD"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15    </w:t>
                      </w:r>
                      <w:proofErr w:type="spellStart"/>
                      <w:r w:rsidRPr="008E2A45">
                        <w:rPr>
                          <w:rFonts w:ascii="Courier New" w:hAnsi="Courier New" w:cs="Courier New"/>
                          <w:color w:val="auto"/>
                          <w:sz w:val="20"/>
                          <w:szCs w:val="20"/>
                          <w:lang w:val="en-US"/>
                        </w:rPr>
                        <w:t>rightEngine</w:t>
                      </w:r>
                      <w:proofErr w:type="spellEnd"/>
                      <w:r w:rsidRPr="008E2A45">
                        <w:rPr>
                          <w:rFonts w:ascii="Courier New" w:hAnsi="Courier New" w:cs="Courier New"/>
                          <w:color w:val="auto"/>
                          <w:sz w:val="20"/>
                          <w:szCs w:val="20"/>
                          <w:lang w:val="en-US"/>
                        </w:rPr>
                        <w:t>-&gt;</w:t>
                      </w:r>
                      <w:proofErr w:type="spellStart"/>
                      <w:proofErr w:type="gramStart"/>
                      <w:r w:rsidRPr="008E2A45">
                        <w:rPr>
                          <w:rFonts w:ascii="Courier New" w:hAnsi="Courier New" w:cs="Courier New"/>
                          <w:color w:val="auto"/>
                          <w:sz w:val="20"/>
                          <w:szCs w:val="20"/>
                          <w:lang w:val="en-US"/>
                        </w:rPr>
                        <w:t>setPercentagePower</w:t>
                      </w:r>
                      <w:proofErr w:type="spellEnd"/>
                      <w:r w:rsidRPr="008E2A45">
                        <w:rPr>
                          <w:rFonts w:ascii="Courier New" w:hAnsi="Courier New" w:cs="Courier New"/>
                          <w:color w:val="auto"/>
                          <w:sz w:val="20"/>
                          <w:szCs w:val="20"/>
                          <w:lang w:val="en-US"/>
                        </w:rPr>
                        <w:t>(</w:t>
                      </w:r>
                      <w:proofErr w:type="gramEnd"/>
                      <w:r w:rsidRPr="008E2A45">
                        <w:rPr>
                          <w:rFonts w:ascii="Courier New" w:hAnsi="Courier New" w:cs="Courier New"/>
                          <w:color w:val="auto"/>
                          <w:sz w:val="20"/>
                          <w:szCs w:val="20"/>
                          <w:lang w:val="en-US"/>
                        </w:rPr>
                        <w:t xml:space="preserve">power - </w:t>
                      </w:r>
                      <w:proofErr w:type="spellStart"/>
                      <w:r w:rsidRPr="008E2A45">
                        <w:rPr>
                          <w:rFonts w:ascii="Courier New" w:hAnsi="Courier New" w:cs="Courier New"/>
                          <w:color w:val="auto"/>
                          <w:sz w:val="20"/>
                          <w:szCs w:val="20"/>
                          <w:lang w:val="en-US"/>
                        </w:rPr>
                        <w:t>pid_x_velocity</w:t>
                      </w:r>
                      <w:proofErr w:type="spellEnd"/>
                      <w:r w:rsidRPr="008E2A45">
                        <w:rPr>
                          <w:rFonts w:ascii="Courier New" w:hAnsi="Courier New" w:cs="Courier New"/>
                          <w:color w:val="auto"/>
                          <w:sz w:val="20"/>
                          <w:szCs w:val="20"/>
                          <w:lang w:val="en-US"/>
                        </w:rPr>
                        <w:t>);</w:t>
                      </w:r>
                    </w:p>
                    <w:p w14:paraId="6B3B7C3D"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16    </w:t>
                      </w:r>
                      <w:proofErr w:type="spellStart"/>
                      <w:r w:rsidRPr="008E2A45">
                        <w:rPr>
                          <w:rFonts w:ascii="Courier New" w:hAnsi="Courier New" w:cs="Courier New"/>
                          <w:color w:val="auto"/>
                          <w:sz w:val="20"/>
                          <w:szCs w:val="20"/>
                          <w:lang w:val="en-US"/>
                        </w:rPr>
                        <w:t>frontEngine</w:t>
                      </w:r>
                      <w:proofErr w:type="spellEnd"/>
                      <w:r w:rsidRPr="008E2A45">
                        <w:rPr>
                          <w:rFonts w:ascii="Courier New" w:hAnsi="Courier New" w:cs="Courier New"/>
                          <w:color w:val="auto"/>
                          <w:sz w:val="20"/>
                          <w:szCs w:val="20"/>
                          <w:lang w:val="en-US"/>
                        </w:rPr>
                        <w:t>-&gt;</w:t>
                      </w:r>
                      <w:proofErr w:type="spellStart"/>
                      <w:proofErr w:type="gramStart"/>
                      <w:r w:rsidRPr="008E2A45">
                        <w:rPr>
                          <w:rFonts w:ascii="Courier New" w:hAnsi="Courier New" w:cs="Courier New"/>
                          <w:color w:val="auto"/>
                          <w:sz w:val="20"/>
                          <w:szCs w:val="20"/>
                          <w:lang w:val="en-US"/>
                        </w:rPr>
                        <w:t>setPercentagePower</w:t>
                      </w:r>
                      <w:proofErr w:type="spellEnd"/>
                      <w:r w:rsidRPr="008E2A45">
                        <w:rPr>
                          <w:rFonts w:ascii="Courier New" w:hAnsi="Courier New" w:cs="Courier New"/>
                          <w:color w:val="auto"/>
                          <w:sz w:val="20"/>
                          <w:szCs w:val="20"/>
                          <w:lang w:val="en-US"/>
                        </w:rPr>
                        <w:t>(</w:t>
                      </w:r>
                      <w:proofErr w:type="gramEnd"/>
                      <w:r w:rsidRPr="008E2A45">
                        <w:rPr>
                          <w:rFonts w:ascii="Courier New" w:hAnsi="Courier New" w:cs="Courier New"/>
                          <w:color w:val="auto"/>
                          <w:sz w:val="20"/>
                          <w:szCs w:val="20"/>
                          <w:lang w:val="en-US"/>
                        </w:rPr>
                        <w:t xml:space="preserve">power - </w:t>
                      </w:r>
                      <w:proofErr w:type="spellStart"/>
                      <w:r w:rsidRPr="008E2A45">
                        <w:rPr>
                          <w:rFonts w:ascii="Courier New" w:hAnsi="Courier New" w:cs="Courier New"/>
                          <w:color w:val="auto"/>
                          <w:sz w:val="20"/>
                          <w:szCs w:val="20"/>
                          <w:lang w:val="en-US"/>
                        </w:rPr>
                        <w:t>pid_y_velocity</w:t>
                      </w:r>
                      <w:proofErr w:type="spellEnd"/>
                      <w:r w:rsidRPr="008E2A45">
                        <w:rPr>
                          <w:rFonts w:ascii="Courier New" w:hAnsi="Courier New" w:cs="Courier New"/>
                          <w:color w:val="auto"/>
                          <w:sz w:val="20"/>
                          <w:szCs w:val="20"/>
                          <w:lang w:val="en-US"/>
                        </w:rPr>
                        <w:t>);</w:t>
                      </w:r>
                    </w:p>
                    <w:p w14:paraId="641A3335"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17    </w:t>
                      </w:r>
                      <w:proofErr w:type="spellStart"/>
                      <w:r w:rsidRPr="008E2A45">
                        <w:rPr>
                          <w:rFonts w:ascii="Courier New" w:hAnsi="Courier New" w:cs="Courier New"/>
                          <w:color w:val="auto"/>
                          <w:sz w:val="20"/>
                          <w:szCs w:val="20"/>
                          <w:lang w:val="en-US"/>
                        </w:rPr>
                        <w:t>backEngine</w:t>
                      </w:r>
                      <w:proofErr w:type="spellEnd"/>
                      <w:r w:rsidRPr="008E2A45">
                        <w:rPr>
                          <w:rFonts w:ascii="Courier New" w:hAnsi="Courier New" w:cs="Courier New"/>
                          <w:color w:val="auto"/>
                          <w:sz w:val="20"/>
                          <w:szCs w:val="20"/>
                          <w:lang w:val="en-US"/>
                        </w:rPr>
                        <w:t>-&gt;</w:t>
                      </w:r>
                      <w:proofErr w:type="spellStart"/>
                      <w:proofErr w:type="gramStart"/>
                      <w:r w:rsidRPr="008E2A45">
                        <w:rPr>
                          <w:rFonts w:ascii="Courier New" w:hAnsi="Courier New" w:cs="Courier New"/>
                          <w:color w:val="auto"/>
                          <w:sz w:val="20"/>
                          <w:szCs w:val="20"/>
                          <w:lang w:val="en-US"/>
                        </w:rPr>
                        <w:t>setPercentagePower</w:t>
                      </w:r>
                      <w:proofErr w:type="spellEnd"/>
                      <w:r w:rsidRPr="008E2A45">
                        <w:rPr>
                          <w:rFonts w:ascii="Courier New" w:hAnsi="Courier New" w:cs="Courier New"/>
                          <w:color w:val="auto"/>
                          <w:sz w:val="20"/>
                          <w:szCs w:val="20"/>
                          <w:lang w:val="en-US"/>
                        </w:rPr>
                        <w:t>(</w:t>
                      </w:r>
                      <w:proofErr w:type="gramEnd"/>
                      <w:r w:rsidRPr="008E2A45">
                        <w:rPr>
                          <w:rFonts w:ascii="Courier New" w:hAnsi="Courier New" w:cs="Courier New"/>
                          <w:color w:val="auto"/>
                          <w:sz w:val="20"/>
                          <w:szCs w:val="20"/>
                          <w:lang w:val="en-US"/>
                        </w:rPr>
                        <w:t xml:space="preserve">power + </w:t>
                      </w:r>
                      <w:proofErr w:type="spellStart"/>
                      <w:r w:rsidRPr="008E2A45">
                        <w:rPr>
                          <w:rFonts w:ascii="Courier New" w:hAnsi="Courier New" w:cs="Courier New"/>
                          <w:color w:val="auto"/>
                          <w:sz w:val="20"/>
                          <w:szCs w:val="20"/>
                          <w:lang w:val="en-US"/>
                        </w:rPr>
                        <w:t>pid_y_velocity</w:t>
                      </w:r>
                      <w:proofErr w:type="spellEnd"/>
                      <w:r w:rsidRPr="008E2A45">
                        <w:rPr>
                          <w:rFonts w:ascii="Courier New" w:hAnsi="Courier New" w:cs="Courier New"/>
                          <w:color w:val="auto"/>
                          <w:sz w:val="20"/>
                          <w:szCs w:val="20"/>
                          <w:lang w:val="en-US"/>
                        </w:rPr>
                        <w:t>);</w:t>
                      </w:r>
                    </w:p>
                    <w:p w14:paraId="5C2B6C9E"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18  </w:t>
                      </w:r>
                    </w:p>
                    <w:p w14:paraId="08F2C69D"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19    // check min max power</w:t>
                      </w:r>
                    </w:p>
                    <w:p w14:paraId="64BA2703"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20    </w:t>
                      </w:r>
                      <w:proofErr w:type="gramStart"/>
                      <w:r w:rsidRPr="008E2A45">
                        <w:rPr>
                          <w:rFonts w:ascii="Courier New" w:hAnsi="Courier New" w:cs="Courier New"/>
                          <w:color w:val="auto"/>
                          <w:sz w:val="20"/>
                          <w:szCs w:val="20"/>
                          <w:lang w:val="en-US"/>
                        </w:rPr>
                        <w:t>for(</w:t>
                      </w:r>
                      <w:proofErr w:type="spellStart"/>
                      <w:proofErr w:type="gramEnd"/>
                      <w:r w:rsidRPr="008E2A45">
                        <w:rPr>
                          <w:rFonts w:ascii="Courier New" w:hAnsi="Courier New" w:cs="Courier New"/>
                          <w:color w:val="auto"/>
                          <w:sz w:val="20"/>
                          <w:szCs w:val="20"/>
                          <w:lang w:val="en-US"/>
                        </w:rPr>
                        <w:t>int</w:t>
                      </w:r>
                      <w:proofErr w:type="spellEnd"/>
                      <w:r w:rsidRPr="008E2A45">
                        <w:rPr>
                          <w:rFonts w:ascii="Courier New" w:hAnsi="Courier New" w:cs="Courier New"/>
                          <w:color w:val="auto"/>
                          <w:sz w:val="20"/>
                          <w:szCs w:val="20"/>
                          <w:lang w:val="en-US"/>
                        </w:rPr>
                        <w:t xml:space="preserve"> i=0; i&lt;4; ++i)</w:t>
                      </w:r>
                    </w:p>
                    <w:p w14:paraId="54777DD9"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21       </w:t>
                      </w:r>
                      <w:proofErr w:type="spellStart"/>
                      <w:r w:rsidRPr="008E2A45">
                        <w:rPr>
                          <w:rFonts w:ascii="Courier New" w:hAnsi="Courier New" w:cs="Courier New"/>
                          <w:color w:val="auto"/>
                          <w:sz w:val="20"/>
                          <w:szCs w:val="20"/>
                          <w:lang w:val="en-US"/>
                        </w:rPr>
                        <w:t>allEngines</w:t>
                      </w:r>
                      <w:proofErr w:type="spellEnd"/>
                      <w:r w:rsidRPr="008E2A45">
                        <w:rPr>
                          <w:rFonts w:ascii="Courier New" w:hAnsi="Courier New" w:cs="Courier New"/>
                          <w:color w:val="auto"/>
                          <w:sz w:val="20"/>
                          <w:szCs w:val="20"/>
                          <w:lang w:val="en-US"/>
                        </w:rPr>
                        <w:t>[i</w:t>
                      </w:r>
                      <w:proofErr w:type="gramStart"/>
                      <w:r w:rsidRPr="008E2A45">
                        <w:rPr>
                          <w:rFonts w:ascii="Courier New" w:hAnsi="Courier New" w:cs="Courier New"/>
                          <w:color w:val="auto"/>
                          <w:sz w:val="20"/>
                          <w:szCs w:val="20"/>
                          <w:lang w:val="en-US"/>
                        </w:rPr>
                        <w:t>]-</w:t>
                      </w:r>
                      <w:proofErr w:type="gramEnd"/>
                      <w:r w:rsidRPr="008E2A45">
                        <w:rPr>
                          <w:rFonts w:ascii="Courier New" w:hAnsi="Courier New" w:cs="Courier New"/>
                          <w:color w:val="auto"/>
                          <w:sz w:val="20"/>
                          <w:szCs w:val="20"/>
                          <w:lang w:val="en-US"/>
                        </w:rPr>
                        <w:t>&gt;</w:t>
                      </w:r>
                      <w:proofErr w:type="spellStart"/>
                      <w:r w:rsidRPr="008E2A45">
                        <w:rPr>
                          <w:rFonts w:ascii="Courier New" w:hAnsi="Courier New" w:cs="Courier New"/>
                          <w:color w:val="auto"/>
                          <w:sz w:val="20"/>
                          <w:szCs w:val="20"/>
                          <w:lang w:val="en-US"/>
                        </w:rPr>
                        <w:t>checkMinMax</w:t>
                      </w:r>
                      <w:proofErr w:type="spellEnd"/>
                      <w:r w:rsidRPr="008E2A45">
                        <w:rPr>
                          <w:rFonts w:ascii="Courier New" w:hAnsi="Courier New" w:cs="Courier New"/>
                          <w:color w:val="auto"/>
                          <w:sz w:val="20"/>
                          <w:szCs w:val="20"/>
                          <w:lang w:val="en-US"/>
                        </w:rPr>
                        <w:t>(5.5, 8.8);</w:t>
                      </w:r>
                    </w:p>
                    <w:p w14:paraId="0723CCEB"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 xml:space="preserve">22  </w:t>
                      </w:r>
                    </w:p>
                    <w:p w14:paraId="03791A1C" w14:textId="77777777" w:rsidR="007D5562" w:rsidRPr="008E2A45" w:rsidRDefault="007D5562" w:rsidP="00F67692">
                      <w:pPr>
                        <w:spacing w:after="0" w:line="240" w:lineRule="auto"/>
                        <w:rPr>
                          <w:rFonts w:ascii="Courier New" w:hAnsi="Courier New" w:cs="Courier New"/>
                          <w:color w:val="auto"/>
                          <w:sz w:val="20"/>
                          <w:szCs w:val="20"/>
                          <w:lang w:val="en-US"/>
                        </w:rPr>
                      </w:pPr>
                      <w:r w:rsidRPr="008E2A45">
                        <w:rPr>
                          <w:rFonts w:ascii="Courier New" w:hAnsi="Courier New" w:cs="Courier New"/>
                          <w:color w:val="auto"/>
                          <w:sz w:val="20"/>
                          <w:szCs w:val="20"/>
                          <w:lang w:val="en-US"/>
                        </w:rPr>
                        <w:t>23    // actualize engines power</w:t>
                      </w:r>
                    </w:p>
                    <w:p w14:paraId="57EB4344" w14:textId="77777777" w:rsidR="007D5562" w:rsidRPr="007D5562" w:rsidRDefault="007D5562" w:rsidP="00F67692">
                      <w:pPr>
                        <w:spacing w:after="0" w:line="240" w:lineRule="auto"/>
                        <w:rPr>
                          <w:rFonts w:ascii="Courier New" w:hAnsi="Courier New" w:cs="Courier New"/>
                          <w:color w:val="auto"/>
                          <w:sz w:val="20"/>
                          <w:szCs w:val="20"/>
                          <w:lang w:val="en-US"/>
                        </w:rPr>
                      </w:pPr>
                      <w:r w:rsidRPr="007D5562">
                        <w:rPr>
                          <w:rFonts w:ascii="Courier New" w:hAnsi="Courier New" w:cs="Courier New"/>
                          <w:color w:val="auto"/>
                          <w:sz w:val="20"/>
                          <w:szCs w:val="20"/>
                          <w:lang w:val="en-US"/>
                        </w:rPr>
                        <w:t>24    for(int i=0; i&lt;4; ++i)</w:t>
                      </w:r>
                    </w:p>
                    <w:p w14:paraId="77807026" w14:textId="77777777" w:rsidR="007D5562" w:rsidRPr="008E2A45" w:rsidRDefault="007D5562" w:rsidP="00F67692">
                      <w:pPr>
                        <w:spacing w:after="0" w:line="240" w:lineRule="auto"/>
                        <w:rPr>
                          <w:rFonts w:ascii="Courier New" w:hAnsi="Courier New" w:cs="Courier New"/>
                          <w:sz w:val="20"/>
                          <w:szCs w:val="20"/>
                          <w:lang w:val="en-US"/>
                        </w:rPr>
                      </w:pPr>
                      <w:r w:rsidRPr="007D5562">
                        <w:rPr>
                          <w:rFonts w:ascii="Courier New" w:hAnsi="Courier New" w:cs="Courier New"/>
                          <w:color w:val="auto"/>
                          <w:sz w:val="20"/>
                          <w:szCs w:val="20"/>
                          <w:lang w:val="en-US"/>
                        </w:rPr>
                        <w:t>25       allEngines[i</w:t>
                      </w:r>
                      <w:proofErr w:type="gramStart"/>
                      <w:r w:rsidRPr="007D5562">
                        <w:rPr>
                          <w:rFonts w:ascii="Courier New" w:hAnsi="Courier New" w:cs="Courier New"/>
                          <w:color w:val="auto"/>
                          <w:sz w:val="20"/>
                          <w:szCs w:val="20"/>
                          <w:lang w:val="en-US"/>
                        </w:rPr>
                        <w:t>]-</w:t>
                      </w:r>
                      <w:proofErr w:type="gramEnd"/>
                      <w:r w:rsidRPr="007D5562">
                        <w:rPr>
                          <w:rFonts w:ascii="Courier New" w:hAnsi="Courier New" w:cs="Courier New"/>
                          <w:color w:val="auto"/>
                          <w:sz w:val="20"/>
                          <w:szCs w:val="20"/>
                          <w:lang w:val="en-US"/>
                        </w:rPr>
                        <w:t>&gt;actualizePower();}</w:t>
                      </w:r>
                    </w:p>
                  </w:txbxContent>
                </v:textbox>
                <w10:anchorlock/>
              </v:rect>
            </w:pict>
          </mc:Fallback>
        </mc:AlternateContent>
      </w:r>
    </w:p>
    <w:p w14:paraId="10EFA11C" w14:textId="707F2363" w:rsidR="00B35CC6" w:rsidRDefault="00B35CC6" w:rsidP="00B35CC6">
      <w:pPr>
        <w:pStyle w:val="Legenda"/>
        <w:suppressLineNumbers w:val="0"/>
        <w:jc w:val="both"/>
        <w:rPr>
          <w:b/>
          <w:i w:val="0"/>
          <w:sz w:val="28"/>
        </w:rPr>
      </w:pPr>
      <w:r w:rsidRPr="00B35CC6">
        <w:rPr>
          <w:rFonts w:cs="Times New Roman"/>
          <w:i w:val="0"/>
          <w:noProof/>
          <w:color w:val="auto"/>
        </w:rPr>
        <mc:AlternateContent>
          <mc:Choice Requires="wps">
            <w:drawing>
              <wp:inline distT="0" distB="0" distL="0" distR="0" wp14:anchorId="5A837B8F" wp14:editId="2276A2B1">
                <wp:extent cx="5760085" cy="329764"/>
                <wp:effectExtent l="0" t="0" r="0" b="0"/>
                <wp:docPr id="24" name="Text Box 39"/>
                <wp:cNvGraphicFramePr/>
                <a:graphic xmlns:a="http://schemas.openxmlformats.org/drawingml/2006/main">
                  <a:graphicData uri="http://schemas.microsoft.com/office/word/2010/wordprocessingShape">
                    <wps:wsp>
                      <wps:cNvSpPr txBox="1"/>
                      <wps:spPr>
                        <a:xfrm>
                          <a:off x="0" y="0"/>
                          <a:ext cx="5760085" cy="329764"/>
                        </a:xfrm>
                        <a:prstGeom prst="rect">
                          <a:avLst/>
                        </a:prstGeom>
                        <a:solidFill>
                          <a:prstClr val="white"/>
                        </a:solidFill>
                        <a:ln>
                          <a:noFill/>
                        </a:ln>
                        <a:effectLst/>
                      </wps:spPr>
                      <wps:txbx>
                        <w:txbxContent>
                          <w:p w14:paraId="77C47105" w14:textId="77777777" w:rsidR="007D5562" w:rsidRPr="00977605" w:rsidRDefault="007D5562" w:rsidP="00B35CC6">
                            <w:pPr>
                              <w:pStyle w:val="Legenda"/>
                              <w:jc w:val="center"/>
                              <w:rPr>
                                <w:rFonts w:cs="Courier New"/>
                                <w:noProof/>
                                <w:color w:val="2E74B5" w:themeColor="accent1" w:themeShade="BF"/>
                                <w:sz w:val="18"/>
                                <w:szCs w:val="18"/>
                              </w:rPr>
                            </w:pPr>
                            <w:r w:rsidRPr="00977605">
                              <w:rPr>
                                <w:color w:val="2E74B5" w:themeColor="accent1" w:themeShade="BF"/>
                                <w:sz w:val="18"/>
                                <w:szCs w:val="18"/>
                              </w:rPr>
                              <w:t xml:space="preserve">Kod Źródłowy </w:t>
                            </w:r>
                            <w:r>
                              <w:rPr>
                                <w:color w:val="2E74B5" w:themeColor="accent1" w:themeShade="BF"/>
                                <w:sz w:val="18"/>
                                <w:szCs w:val="18"/>
                              </w:rPr>
                              <w:t>7</w:t>
                            </w:r>
                            <w:r w:rsidRPr="00977605">
                              <w:rPr>
                                <w:color w:val="2E74B5" w:themeColor="accent1" w:themeShade="BF"/>
                                <w:sz w:val="18"/>
                                <w:szCs w:val="18"/>
                              </w:rPr>
                              <w:t xml:space="preserve">. </w:t>
                            </w:r>
                            <w:r>
                              <w:rPr>
                                <w:color w:val="2E74B5" w:themeColor="accent1" w:themeShade="BF"/>
                                <w:sz w:val="18"/>
                                <w:szCs w:val="18"/>
                              </w:rPr>
                              <w:t>Główna pętla algorytmu stabilizacji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A837B8F" id="_x0000_s1045" type="#_x0000_t202" style="width:453.55pt;height:2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" stroked="f">
                <v:textbox style="mso-fit-shape-to-text:t" inset="0,0,0,0">
                  <w:txbxContent>
                    <w:p w14:paraId="77C47105" w14:textId="77777777" w:rsidR="007D5562" w:rsidRPr="00977605" w:rsidRDefault="007D5562" w:rsidP="00B35CC6">
                      <w:pPr>
                        <w:pStyle w:val="Caption"/>
                        <w:jc w:val="center"/>
                        <w:rPr>
                          <w:rFonts w:cs="Courier New"/>
                          <w:noProof/>
                          <w:color w:val="2E74B5" w:themeColor="accent1" w:themeShade="BF"/>
                          <w:sz w:val="18"/>
                          <w:szCs w:val="18"/>
                        </w:rPr>
                      </w:pPr>
                      <w:r w:rsidRPr="00977605">
                        <w:rPr>
                          <w:color w:val="2E74B5" w:themeColor="accent1" w:themeShade="BF"/>
                          <w:sz w:val="18"/>
                          <w:szCs w:val="18"/>
                        </w:rPr>
                        <w:t xml:space="preserve">Kod Źródłowy </w:t>
                      </w:r>
                      <w:r>
                        <w:rPr>
                          <w:color w:val="2E74B5" w:themeColor="accent1" w:themeShade="BF"/>
                          <w:sz w:val="18"/>
                          <w:szCs w:val="18"/>
                        </w:rPr>
                        <w:t>7</w:t>
                      </w:r>
                      <w:r w:rsidRPr="00977605">
                        <w:rPr>
                          <w:color w:val="2E74B5" w:themeColor="accent1" w:themeShade="BF"/>
                          <w:sz w:val="18"/>
                          <w:szCs w:val="18"/>
                        </w:rPr>
                        <w:t xml:space="preserve">. </w:t>
                      </w:r>
                      <w:r>
                        <w:rPr>
                          <w:color w:val="2E74B5" w:themeColor="accent1" w:themeShade="BF"/>
                          <w:sz w:val="18"/>
                          <w:szCs w:val="18"/>
                        </w:rPr>
                        <w:t>Główna pętla algorytmu stabilizacji</w:t>
                      </w:r>
                    </w:p>
                  </w:txbxContent>
                </v:textbox>
                <w10:anchorlock/>
              </v:shape>
            </w:pict>
          </mc:Fallback>
        </mc:AlternateContent>
      </w:r>
    </w:p>
    <w:p w14:paraId="725B83E3" w14:textId="77777777" w:rsidR="00B35CC6" w:rsidRDefault="00B35CC6">
      <w:pPr>
        <w:spacing w:after="0"/>
        <w:jc w:val="both"/>
        <w:rPr>
          <w:rFonts w:cs="Arial"/>
          <w:b/>
          <w:iCs/>
          <w:sz w:val="28"/>
        </w:rPr>
      </w:pPr>
      <w:r>
        <w:rPr>
          <w:b/>
          <w:i/>
          <w:sz w:val="28"/>
        </w:rPr>
        <w:br w:type="page"/>
      </w:r>
    </w:p>
    <w:p w14:paraId="1056762A" w14:textId="1CF4C379" w:rsidR="00076037" w:rsidRPr="00D61714" w:rsidRDefault="00484091" w:rsidP="00991820">
      <w:pPr>
        <w:pStyle w:val="Nagwek1"/>
      </w:pPr>
      <w:bookmarkStart w:id="34" w:name="_Toc439954646"/>
      <w:r w:rsidRPr="00D61714">
        <w:lastRenderedPageBreak/>
        <w:t>Wyniki</w:t>
      </w:r>
      <w:bookmarkEnd w:id="34"/>
    </w:p>
    <w:p w14:paraId="79022127" w14:textId="77777777" w:rsidR="00DC253B" w:rsidRPr="00D61714" w:rsidRDefault="00484091" w:rsidP="00D61714">
      <w:pPr>
        <w:pStyle w:val="Nagwek2"/>
        <w:suppressLineNumbers w:val="0"/>
      </w:pPr>
      <w:bookmarkStart w:id="35" w:name="_Toc439954647"/>
      <w:r w:rsidRPr="00D61714">
        <w:t>Omówienie uzyskanych odczytów z żyroskopu i akcelerometru</w:t>
      </w:r>
      <w:bookmarkEnd w:id="35"/>
    </w:p>
    <w:p w14:paraId="16255FD6" w14:textId="1E588543" w:rsidR="0001561B" w:rsidRDefault="00EA0CAD" w:rsidP="0001561B">
      <w:pPr>
        <w:pStyle w:val="Legenda"/>
        <w:suppressLineNumbers w:val="0"/>
        <w:ind w:firstLine="720"/>
        <w:jc w:val="both"/>
        <w:rPr>
          <w:i w:val="0"/>
          <w:noProof/>
          <w:lang w:eastAsia="en-US"/>
        </w:rPr>
      </w:pPr>
      <w:r w:rsidRPr="00D61714">
        <w:rPr>
          <w:i w:val="0"/>
        </w:rPr>
        <w:t xml:space="preserve">Zarówno akcelerometr jak i żyroskop służą do pomiaru odchylenia. </w:t>
      </w:r>
      <w:r w:rsidR="0051788C" w:rsidRPr="00D61714">
        <w:rPr>
          <w:i w:val="0"/>
        </w:rPr>
        <w:t xml:space="preserve">Odchylenie może zostać obliczone przez każde urządzenie osobno, ale wyniki mogą być niedokładne. </w:t>
      </w:r>
      <w:r w:rsidR="007D5562">
        <w:rPr>
          <w:i w:val="0"/>
        </w:rPr>
        <w:t>Na </w:t>
      </w:r>
      <w:r w:rsidR="001B09A2" w:rsidRPr="00D61714">
        <w:rPr>
          <w:i w:val="0"/>
        </w:rPr>
        <w:t>wykresie przedstawiającym odczyty wyników podczas łagodnego kołysania</w:t>
      </w:r>
      <w:r w:rsidR="005C1AAD">
        <w:rPr>
          <w:i w:val="0"/>
        </w:rPr>
        <w:t xml:space="preserve"> </w:t>
      </w:r>
      <w:r w:rsidR="001B09A2" w:rsidRPr="00D61714">
        <w:rPr>
          <w:i w:val="0"/>
        </w:rPr>
        <w:t xml:space="preserve">(wykres </w:t>
      </w:r>
      <w:r w:rsidR="001B2660">
        <w:rPr>
          <w:i w:val="0"/>
        </w:rPr>
        <w:t>1</w:t>
      </w:r>
      <w:r w:rsidR="001B09A2" w:rsidRPr="00D61714">
        <w:rPr>
          <w:i w:val="0"/>
        </w:rPr>
        <w:t>) możemy zaobserwować wady obu urządzeń. Pomiary wykonane przez akcelerometr s</w:t>
      </w:r>
      <w:r w:rsidR="007D5562">
        <w:rPr>
          <w:i w:val="0"/>
        </w:rPr>
        <w:t>ą </w:t>
      </w:r>
      <w:r w:rsidR="001B09A2" w:rsidRPr="00D61714">
        <w:rPr>
          <w:i w:val="0"/>
        </w:rPr>
        <w:t xml:space="preserve">zbliżone do rzeczywistych odchyleń, lecz jego głównym błędem są okresowe tzw. </w:t>
      </w:r>
      <w:r w:rsidR="00BC2307">
        <w:rPr>
          <w:i w:val="0"/>
        </w:rPr>
        <w:t>piki</w:t>
      </w:r>
      <w:r w:rsidR="001B09A2" w:rsidRPr="00D61714">
        <w:rPr>
          <w:i w:val="0"/>
        </w:rPr>
        <w:t xml:space="preserve">, czyli tymczasowe skoki we wskazaniach urządzenia. Natomiast żyroskop </w:t>
      </w:r>
      <w:r w:rsidR="00DB16C7" w:rsidRPr="00D61714">
        <w:rPr>
          <w:i w:val="0"/>
        </w:rPr>
        <w:t>ma</w:t>
      </w:r>
      <w:r w:rsidR="001B09A2" w:rsidRPr="00D61714">
        <w:rPr>
          <w:i w:val="0"/>
        </w:rPr>
        <w:t xml:space="preserve"> ten</w:t>
      </w:r>
      <w:r w:rsidR="00DB16C7" w:rsidRPr="00D61714">
        <w:rPr>
          <w:i w:val="0"/>
        </w:rPr>
        <w:t>dencję do dryfu,</w:t>
      </w:r>
      <w:r w:rsidR="001B09A2" w:rsidRPr="00D61714">
        <w:rPr>
          <w:i w:val="0"/>
        </w:rPr>
        <w:t xml:space="preserve"> </w:t>
      </w:r>
      <w:r w:rsidR="007D5562">
        <w:rPr>
          <w:i w:val="0"/>
        </w:rPr>
        <w:t>w </w:t>
      </w:r>
      <w:r w:rsidR="001B09A2" w:rsidRPr="00D61714">
        <w:rPr>
          <w:i w:val="0"/>
        </w:rPr>
        <w:t xml:space="preserve">kolejnych odstępach czasowych zwiększa się odchył </w:t>
      </w:r>
      <w:r w:rsidR="00DB16C7" w:rsidRPr="00D61714">
        <w:rPr>
          <w:i w:val="0"/>
        </w:rPr>
        <w:t>wartości otrzymywanych</w:t>
      </w:r>
      <w:r w:rsidR="001B09A2" w:rsidRPr="00D61714">
        <w:rPr>
          <w:i w:val="0"/>
        </w:rPr>
        <w:t xml:space="preserve"> od</w:t>
      </w:r>
      <w:r w:rsidR="007D5562">
        <w:t> </w:t>
      </w:r>
      <w:r w:rsidR="001B09A2" w:rsidRPr="001B2660">
        <w:rPr>
          <w:i w:val="0"/>
        </w:rPr>
        <w:t>rzeczywistych</w:t>
      </w:r>
      <w:r w:rsidR="00DB16C7" w:rsidRPr="00D61714">
        <w:t>.</w:t>
      </w:r>
      <w:r w:rsidR="00DB16C7" w:rsidRPr="00D61714">
        <w:br/>
      </w:r>
      <w:r w:rsidR="00DB16C7" w:rsidRPr="00D61714">
        <w:rPr>
          <w:i w:val="0"/>
        </w:rPr>
        <w:t xml:space="preserve">Podczas testu energicznego kołysania(wykres </w:t>
      </w:r>
      <w:r w:rsidR="003E088A">
        <w:rPr>
          <w:i w:val="0"/>
        </w:rPr>
        <w:t>2</w:t>
      </w:r>
      <w:r w:rsidR="00DB16C7" w:rsidRPr="00D61714">
        <w:rPr>
          <w:i w:val="0"/>
        </w:rPr>
        <w:t xml:space="preserve">) akcelerometr zachowuje się podobnie jak podczas testu łagodnego kołysania(wykres </w:t>
      </w:r>
      <w:r w:rsidR="003E088A">
        <w:rPr>
          <w:i w:val="0"/>
        </w:rPr>
        <w:t>1</w:t>
      </w:r>
      <w:r w:rsidR="00DB16C7" w:rsidRPr="00D61714">
        <w:rPr>
          <w:i w:val="0"/>
        </w:rPr>
        <w:t>). Można zaobserwować zwiększoną podatność żyroskopu na dryf. Nagły spadek wartości żyroskopu spowodowany jest wyzerowaniem odchyłu po przekroczeniu 360 stopni.</w:t>
      </w:r>
      <w:r w:rsidR="00076037" w:rsidRPr="00D61714">
        <w:rPr>
          <w:i w:val="0"/>
          <w:noProof/>
          <w:lang w:eastAsia="en-US"/>
        </w:rPr>
        <w:t xml:space="preserve"> </w:t>
      </w:r>
    </w:p>
    <w:p w14:paraId="779EFE9F" w14:textId="77777777" w:rsidR="0001561B" w:rsidRPr="0001561B" w:rsidRDefault="0001561B" w:rsidP="0001561B">
      <w:pPr>
        <w:pStyle w:val="Legenda"/>
        <w:suppressLineNumbers w:val="0"/>
        <w:ind w:firstLine="720"/>
        <w:jc w:val="both"/>
        <w:rPr>
          <w:i w:val="0"/>
        </w:rPr>
      </w:pPr>
      <w:r w:rsidRPr="0001561B">
        <w:rPr>
          <w:i w:val="0"/>
          <w:noProof/>
        </w:rPr>
        <w:drawing>
          <wp:inline distT="0" distB="0" distL="0" distR="0" wp14:anchorId="092DE23D" wp14:editId="02B9EBD0">
            <wp:extent cx="4828540" cy="31457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28540" cy="3145790"/>
                    </a:xfrm>
                    <a:prstGeom prst="rect">
                      <a:avLst/>
                    </a:prstGeom>
                    <a:noFill/>
                  </pic:spPr>
                </pic:pic>
              </a:graphicData>
            </a:graphic>
          </wp:inline>
        </w:drawing>
      </w:r>
    </w:p>
    <w:p w14:paraId="5977960D" w14:textId="77777777" w:rsidR="0001561B" w:rsidRPr="00214071" w:rsidRDefault="0001561B" w:rsidP="00214071">
      <w:pPr>
        <w:pStyle w:val="Legenda"/>
        <w:suppressLineNumbers w:val="0"/>
        <w:ind w:firstLine="720"/>
        <w:jc w:val="center"/>
        <w:rPr>
          <w:i w:val="0"/>
          <w:color w:val="2E74B5" w:themeColor="accent1" w:themeShade="BF"/>
          <w:sz w:val="20"/>
          <w:szCs w:val="20"/>
        </w:rPr>
      </w:pPr>
      <w:r w:rsidRPr="00214071">
        <w:rPr>
          <w:i w:val="0"/>
          <w:color w:val="2E74B5" w:themeColor="accent1" w:themeShade="BF"/>
          <w:sz w:val="20"/>
          <w:szCs w:val="20"/>
        </w:rPr>
        <w:t xml:space="preserve">Wykres </w:t>
      </w:r>
      <w:r w:rsidRPr="00214071">
        <w:rPr>
          <w:i w:val="0"/>
          <w:color w:val="2E74B5" w:themeColor="accent1" w:themeShade="BF"/>
          <w:sz w:val="20"/>
          <w:szCs w:val="20"/>
        </w:rPr>
        <w:fldChar w:fldCharType="begin"/>
      </w:r>
      <w:r w:rsidRPr="00214071">
        <w:rPr>
          <w:i w:val="0"/>
          <w:color w:val="2E74B5" w:themeColor="accent1" w:themeShade="BF"/>
          <w:sz w:val="20"/>
          <w:szCs w:val="20"/>
        </w:rPr>
        <w:instrText xml:space="preserve"> SEQ Wykres \* ARABIC </w:instrText>
      </w:r>
      <w:r w:rsidRPr="00214071">
        <w:rPr>
          <w:i w:val="0"/>
          <w:color w:val="2E74B5" w:themeColor="accent1" w:themeShade="BF"/>
          <w:sz w:val="20"/>
          <w:szCs w:val="20"/>
        </w:rPr>
        <w:fldChar w:fldCharType="separate"/>
      </w:r>
      <w:r w:rsidR="0026322F">
        <w:rPr>
          <w:i w:val="0"/>
          <w:noProof/>
          <w:color w:val="2E74B5" w:themeColor="accent1" w:themeShade="BF"/>
          <w:sz w:val="20"/>
          <w:szCs w:val="20"/>
        </w:rPr>
        <w:t>1</w:t>
      </w:r>
      <w:r w:rsidRPr="00214071">
        <w:rPr>
          <w:i w:val="0"/>
          <w:color w:val="2E74B5" w:themeColor="accent1" w:themeShade="BF"/>
          <w:sz w:val="20"/>
          <w:szCs w:val="20"/>
        </w:rPr>
        <w:fldChar w:fldCharType="end"/>
      </w:r>
      <w:r w:rsidRPr="00214071">
        <w:rPr>
          <w:i w:val="0"/>
          <w:color w:val="2E74B5" w:themeColor="accent1" w:themeShade="BF"/>
          <w:sz w:val="20"/>
          <w:szCs w:val="20"/>
        </w:rPr>
        <w:t>. Odczyty pomiarów odchyłu podczas łagodnego kołysania na podstawie żyroskopu, akcelerometru, autor: Michał Cziomer</w:t>
      </w:r>
    </w:p>
    <w:p w14:paraId="68BEC31B" w14:textId="5BC4555A" w:rsidR="0001561B" w:rsidRPr="0001561B" w:rsidRDefault="0001561B" w:rsidP="0001561B">
      <w:pPr>
        <w:pStyle w:val="Legenda"/>
        <w:suppressLineNumbers w:val="0"/>
        <w:ind w:firstLine="720"/>
        <w:jc w:val="both"/>
        <w:rPr>
          <w:i w:val="0"/>
        </w:rPr>
      </w:pPr>
      <w:r w:rsidRPr="0001561B">
        <w:rPr>
          <w:i w:val="0"/>
          <w:noProof/>
        </w:rPr>
        <w:lastRenderedPageBreak/>
        <w:drawing>
          <wp:inline distT="0" distB="0" distL="0" distR="0" wp14:anchorId="7B3EAE45" wp14:editId="2DE1FED2">
            <wp:extent cx="4999355" cy="26155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99355" cy="2615565"/>
                    </a:xfrm>
                    <a:prstGeom prst="rect">
                      <a:avLst/>
                    </a:prstGeom>
                    <a:noFill/>
                  </pic:spPr>
                </pic:pic>
              </a:graphicData>
            </a:graphic>
          </wp:inline>
        </w:drawing>
      </w:r>
    </w:p>
    <w:p w14:paraId="73D3353F" w14:textId="20C395DF" w:rsidR="008B7871" w:rsidRPr="00D61714" w:rsidRDefault="0001561B" w:rsidP="0001561B">
      <w:pPr>
        <w:pStyle w:val="Legenda"/>
        <w:suppressLineNumbers w:val="0"/>
        <w:ind w:firstLine="720"/>
        <w:jc w:val="both"/>
        <w:rPr>
          <w:i w:val="0"/>
        </w:rPr>
      </w:pPr>
      <w:r w:rsidRPr="0001561B">
        <w:rPr>
          <w:i w:val="0"/>
          <w:noProof/>
        </w:rPr>
        <mc:AlternateContent>
          <mc:Choice Requires="wps">
            <w:drawing>
              <wp:inline distT="0" distB="0" distL="0" distR="0" wp14:anchorId="663D9601" wp14:editId="7AED73B5">
                <wp:extent cx="4972050" cy="635"/>
                <wp:effectExtent l="0" t="0" r="0" b="0"/>
                <wp:docPr id="32" name="Text Box 32"/>
                <wp:cNvGraphicFramePr/>
                <a:graphic xmlns:a="http://schemas.openxmlformats.org/drawingml/2006/main">
                  <a:graphicData uri="http://schemas.microsoft.com/office/word/2010/wordprocessingShape">
                    <wps:wsp>
                      <wps:cNvSpPr txBox="1"/>
                      <wps:spPr>
                        <a:xfrm>
                          <a:off x="0" y="0"/>
                          <a:ext cx="4972050" cy="635"/>
                        </a:xfrm>
                        <a:prstGeom prst="rect">
                          <a:avLst/>
                        </a:prstGeom>
                        <a:solidFill>
                          <a:prstClr val="white"/>
                        </a:solidFill>
                        <a:ln>
                          <a:noFill/>
                        </a:ln>
                        <a:effectLst/>
                      </wps:spPr>
                      <wps:txbx>
                        <w:txbxContent>
                          <w:p w14:paraId="45CC2AA4" w14:textId="77777777" w:rsidR="007D5562" w:rsidRPr="008E2A45" w:rsidRDefault="007D5562" w:rsidP="0001561B">
                            <w:pPr>
                              <w:pStyle w:val="Legenda"/>
                              <w:jc w:val="center"/>
                              <w:rPr>
                                <w:color w:val="2E74B5" w:themeColor="accent1" w:themeShade="BF"/>
                                <w:sz w:val="20"/>
                                <w:szCs w:val="20"/>
                              </w:rPr>
                            </w:pPr>
                            <w:r w:rsidRPr="008E2A45">
                              <w:rPr>
                                <w:color w:val="2E74B5" w:themeColor="accent1" w:themeShade="BF"/>
                                <w:sz w:val="20"/>
                                <w:szCs w:val="20"/>
                              </w:rPr>
                              <w:t xml:space="preserve">Wykres </w:t>
                            </w:r>
                            <w:r w:rsidRPr="008E2A45">
                              <w:rPr>
                                <w:color w:val="2E74B5" w:themeColor="accent1" w:themeShade="BF"/>
                                <w:sz w:val="20"/>
                                <w:szCs w:val="20"/>
                              </w:rPr>
                              <w:fldChar w:fldCharType="begin"/>
                            </w:r>
                            <w:r w:rsidRPr="008E2A45">
                              <w:rPr>
                                <w:color w:val="2E74B5" w:themeColor="accent1" w:themeShade="BF"/>
                                <w:sz w:val="20"/>
                                <w:szCs w:val="20"/>
                              </w:rPr>
                              <w:instrText xml:space="preserve"> SEQ Wykres \* ARABIC </w:instrText>
                            </w:r>
                            <w:r w:rsidRPr="008E2A45">
                              <w:rPr>
                                <w:color w:val="2E74B5" w:themeColor="accent1" w:themeShade="BF"/>
                                <w:sz w:val="20"/>
                                <w:szCs w:val="20"/>
                              </w:rPr>
                              <w:fldChar w:fldCharType="separate"/>
                            </w:r>
                            <w:r>
                              <w:rPr>
                                <w:noProof/>
                                <w:color w:val="2E74B5" w:themeColor="accent1" w:themeShade="BF"/>
                                <w:sz w:val="20"/>
                                <w:szCs w:val="20"/>
                              </w:rPr>
                              <w:t>2</w:t>
                            </w:r>
                            <w:r w:rsidRPr="008E2A45">
                              <w:rPr>
                                <w:color w:val="2E74B5" w:themeColor="accent1" w:themeShade="BF"/>
                                <w:sz w:val="20"/>
                                <w:szCs w:val="20"/>
                              </w:rPr>
                              <w:fldChar w:fldCharType="end"/>
                            </w:r>
                            <w:r w:rsidRPr="008E2A45">
                              <w:rPr>
                                <w:color w:val="2E74B5" w:themeColor="accent1" w:themeShade="BF"/>
                                <w:sz w:val="20"/>
                                <w:szCs w:val="20"/>
                              </w:rPr>
                              <w:t>. Odczyty pomiarów odchyłu podczas energicznego kołysania na podstawie żyroskopu, akcelerometru, autor: Michał Cziomer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663D9601" id="Text Box 32" o:spid="_x0000_s1046" type="#_x0000_t202" style="width:39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" stroked="f">
                <v:textbox style="mso-fit-shape-to-text:t" inset="0,0,0,0">
                  <w:txbxContent>
                    <w:p w14:paraId="45CC2AA4" w14:textId="77777777" w:rsidR="007D5562" w:rsidRPr="008E2A45" w:rsidRDefault="007D5562" w:rsidP="0001561B">
                      <w:pPr>
                        <w:pStyle w:val="Caption"/>
                        <w:jc w:val="center"/>
                        <w:rPr>
                          <w:color w:val="2E74B5" w:themeColor="accent1" w:themeShade="BF"/>
                          <w:sz w:val="20"/>
                          <w:szCs w:val="20"/>
                        </w:rPr>
                      </w:pPr>
                      <w:r w:rsidRPr="008E2A45">
                        <w:rPr>
                          <w:color w:val="2E74B5" w:themeColor="accent1" w:themeShade="BF"/>
                          <w:sz w:val="20"/>
                          <w:szCs w:val="20"/>
                        </w:rPr>
                        <w:t xml:space="preserve">Wykres </w:t>
                      </w:r>
                      <w:r w:rsidRPr="008E2A45">
                        <w:rPr>
                          <w:color w:val="2E74B5" w:themeColor="accent1" w:themeShade="BF"/>
                          <w:sz w:val="20"/>
                          <w:szCs w:val="20"/>
                        </w:rPr>
                        <w:fldChar w:fldCharType="begin"/>
                      </w:r>
                      <w:r w:rsidRPr="008E2A45">
                        <w:rPr>
                          <w:color w:val="2E74B5" w:themeColor="accent1" w:themeShade="BF"/>
                          <w:sz w:val="20"/>
                          <w:szCs w:val="20"/>
                        </w:rPr>
                        <w:instrText xml:space="preserve"> SEQ Wykres \* ARABIC </w:instrText>
                      </w:r>
                      <w:r w:rsidRPr="008E2A45">
                        <w:rPr>
                          <w:color w:val="2E74B5" w:themeColor="accent1" w:themeShade="BF"/>
                          <w:sz w:val="20"/>
                          <w:szCs w:val="20"/>
                        </w:rPr>
                        <w:fldChar w:fldCharType="separate"/>
                      </w:r>
                      <w:r>
                        <w:rPr>
                          <w:noProof/>
                          <w:color w:val="2E74B5" w:themeColor="accent1" w:themeShade="BF"/>
                          <w:sz w:val="20"/>
                          <w:szCs w:val="20"/>
                        </w:rPr>
                        <w:t>2</w:t>
                      </w:r>
                      <w:r w:rsidRPr="008E2A45">
                        <w:rPr>
                          <w:color w:val="2E74B5" w:themeColor="accent1" w:themeShade="BF"/>
                          <w:sz w:val="20"/>
                          <w:szCs w:val="20"/>
                        </w:rPr>
                        <w:fldChar w:fldCharType="end"/>
                      </w:r>
                      <w:r w:rsidRPr="008E2A45">
                        <w:rPr>
                          <w:color w:val="2E74B5" w:themeColor="accent1" w:themeShade="BF"/>
                          <w:sz w:val="20"/>
                          <w:szCs w:val="20"/>
                        </w:rPr>
                        <w:t>. Odczyty pomiarów odchyłu podczas energicznego kołysania na podstawie żyroskopu, akcelerometru, autor: Michał Cziomer</w:t>
                      </w:r>
                    </w:p>
                  </w:txbxContent>
                </v:textbox>
                <w10:anchorlock/>
              </v:shape>
            </w:pict>
          </mc:Fallback>
        </mc:AlternateContent>
      </w:r>
    </w:p>
    <w:p w14:paraId="43E7CEA4" w14:textId="738452FD" w:rsidR="003E088A" w:rsidRDefault="00C50B88" w:rsidP="003E088A">
      <w:pPr>
        <w:pStyle w:val="Legenda"/>
        <w:suppressLineNumbers w:val="0"/>
        <w:ind w:firstLine="720"/>
        <w:jc w:val="both"/>
        <w:rPr>
          <w:rFonts w:eastAsia="Calibri"/>
          <w:i w:val="0"/>
        </w:rPr>
      </w:pPr>
      <w:r w:rsidRPr="00D61714">
        <w:rPr>
          <w:i w:val="0"/>
          <w:noProof/>
          <w:lang w:eastAsia="en-US"/>
        </w:rPr>
        <w:t>Aby zniwelować wady zarówno żyroskopu jak i akcelerometru wykorzystywany jest filtr komplementarny</w:t>
      </w:r>
      <w:r w:rsidRPr="00D61714">
        <w:rPr>
          <w:rFonts w:eastAsia="Calibri"/>
          <w:i w:val="0"/>
          <w:highlight w:val="white"/>
        </w:rPr>
        <w:t>(fioletowa linia na wykresie 3).</w:t>
      </w:r>
      <w:r w:rsidRPr="00D61714">
        <w:rPr>
          <w:rFonts w:eastAsia="Calibri"/>
          <w:i w:val="0"/>
        </w:rPr>
        <w:t xml:space="preserve"> Zadaniem filtru komplementarnego jest połączenie pomiarów z żyroskopu i akcelerometru tak, aby wykorzystać najistotniejsze właściwości tych pomiarów. Filtr komplementarny można opisać wzorem:</w:t>
      </w:r>
    </w:p>
    <w:p w14:paraId="67331FC5" w14:textId="77777777" w:rsidR="00C50B88" w:rsidRPr="00D61714" w:rsidRDefault="00C50B88" w:rsidP="00D61714">
      <w:pPr>
        <w:pStyle w:val="Legenda"/>
        <w:suppressLineNumbers w:val="0"/>
        <w:jc w:val="both"/>
        <w:rPr>
          <w:rFonts w:eastAsia="Calibri"/>
          <w:i w:val="0"/>
        </w:rPr>
      </w:pPr>
      <m:oMathPara>
        <m:oMath>
          <m:r>
            <w:rPr>
              <w:rFonts w:ascii="Cambria Math" w:eastAsia="Calibri" w:hAnsi="Cambria Math"/>
            </w:rPr>
            <m:t>complementary=0.95∙</m:t>
          </m:r>
          <m:d>
            <m:dPr>
              <m:ctrlPr>
                <w:ins w:id="36" w:author="Łukasz" w:date="2016-01-04T10:30:00Z">
                  <w:rPr>
                    <w:rFonts w:ascii="Cambria Math" w:eastAsia="Calibri" w:hAnsi="Cambria Math"/>
                  </w:rPr>
                </w:ins>
              </m:ctrlPr>
            </m:dPr>
            <m:e>
              <m:r>
                <w:rPr>
                  <w:rFonts w:ascii="Cambria Math" w:eastAsia="Calibri" w:hAnsi="Cambria Math"/>
                </w:rPr>
                <m:t>angle+gyroAngle</m:t>
              </m:r>
            </m:e>
          </m:d>
          <m:r>
            <w:rPr>
              <w:rFonts w:ascii="Cambria Math" w:eastAsia="Calibri" w:hAnsi="Cambria Math"/>
            </w:rPr>
            <m:t>+0.05∙accelAngle</m:t>
          </m:r>
        </m:oMath>
      </m:oMathPara>
    </w:p>
    <w:p w14:paraId="3241CF37" w14:textId="2180F581" w:rsidR="00C50B88" w:rsidRPr="00D61714" w:rsidRDefault="00C50B88" w:rsidP="00D61714">
      <w:pPr>
        <w:pStyle w:val="Legenda"/>
        <w:suppressLineNumbers w:val="0"/>
        <w:jc w:val="both"/>
        <w:rPr>
          <w:i w:val="0"/>
          <w:noProof/>
          <w:lang w:eastAsia="en-US"/>
        </w:rPr>
      </w:pPr>
      <w:r w:rsidRPr="00D61714">
        <w:rPr>
          <w:i w:val="0"/>
          <w:noProof/>
          <w:lang w:eastAsia="en-US"/>
        </w:rPr>
        <w:t>gdzie:</w:t>
      </w:r>
    </w:p>
    <w:p w14:paraId="21B748B9" w14:textId="51342CF0" w:rsidR="00C50B88" w:rsidRPr="00D61714" w:rsidRDefault="00C50B88" w:rsidP="00D61714">
      <w:pPr>
        <w:pStyle w:val="Legenda"/>
        <w:suppressLineNumbers w:val="0"/>
        <w:jc w:val="both"/>
        <w:rPr>
          <w:i w:val="0"/>
          <w:noProof/>
          <w:lang w:eastAsia="en-US"/>
        </w:rPr>
      </w:pPr>
      <w:r w:rsidRPr="00D61714">
        <w:rPr>
          <w:i w:val="0"/>
          <w:noProof/>
          <w:lang w:eastAsia="en-US"/>
        </w:rPr>
        <w:t>angle – wartość kąta z poprzedniej iteracji filtra komplementarnego</w:t>
      </w:r>
    </w:p>
    <w:p w14:paraId="0F6DAF96" w14:textId="77EA2227" w:rsidR="00C50B88" w:rsidRPr="00D61714" w:rsidRDefault="00C50B88" w:rsidP="00D61714">
      <w:pPr>
        <w:pStyle w:val="Legenda"/>
        <w:suppressLineNumbers w:val="0"/>
        <w:jc w:val="both"/>
        <w:rPr>
          <w:i w:val="0"/>
          <w:noProof/>
          <w:lang w:eastAsia="en-US"/>
        </w:rPr>
      </w:pPr>
      <w:r w:rsidRPr="00D61714">
        <w:rPr>
          <w:i w:val="0"/>
          <w:noProof/>
          <w:lang w:eastAsia="en-US"/>
        </w:rPr>
        <w:t>gyroAngle – zmiana kąta obliczona na podstawie danych z żyroskopu</w:t>
      </w:r>
    </w:p>
    <w:p w14:paraId="7DF5C0D1" w14:textId="14CEC6FD" w:rsidR="00C50B88" w:rsidRPr="00D61714" w:rsidRDefault="00C50B88" w:rsidP="00D61714">
      <w:pPr>
        <w:pStyle w:val="Legenda"/>
        <w:suppressLineNumbers w:val="0"/>
        <w:jc w:val="both"/>
        <w:rPr>
          <w:i w:val="0"/>
          <w:noProof/>
          <w:lang w:eastAsia="en-US"/>
        </w:rPr>
      </w:pPr>
      <w:r w:rsidRPr="00D61714">
        <w:rPr>
          <w:i w:val="0"/>
          <w:noProof/>
          <w:lang w:eastAsia="en-US"/>
        </w:rPr>
        <w:t>accelAngle – kąt obliczony na podstawie danych z akcelerometru</w:t>
      </w:r>
    </w:p>
    <w:p w14:paraId="72A27F85" w14:textId="51458C8F" w:rsidR="003F46EB" w:rsidRPr="00D61714" w:rsidRDefault="00C50B88" w:rsidP="00D61714">
      <w:pPr>
        <w:pStyle w:val="Legenda"/>
        <w:suppressLineNumbers w:val="0"/>
        <w:jc w:val="both"/>
        <w:rPr>
          <w:i w:val="0"/>
          <w:noProof/>
          <w:lang w:eastAsia="en-US"/>
        </w:rPr>
      </w:pPr>
      <w:r w:rsidRPr="00D61714">
        <w:rPr>
          <w:i w:val="0"/>
          <w:noProof/>
          <w:lang w:eastAsia="en-US"/>
        </w:rPr>
        <w:t>0.95 i 0.05 – wagi dobrane doświadczalnie</w:t>
      </w:r>
    </w:p>
    <w:p w14:paraId="189B926E" w14:textId="77777777" w:rsidR="00DD019B" w:rsidRDefault="00DD019B" w:rsidP="00D61714">
      <w:pPr>
        <w:pStyle w:val="Legenda"/>
        <w:suppressLineNumbers w:val="0"/>
        <w:jc w:val="both"/>
        <w:rPr>
          <w:rFonts w:eastAsia="Calibri"/>
          <w:i w:val="0"/>
        </w:rPr>
      </w:pPr>
    </w:p>
    <w:p w14:paraId="7A816CFE" w14:textId="77777777" w:rsidR="00214071" w:rsidRDefault="00214071" w:rsidP="00D61714">
      <w:pPr>
        <w:pStyle w:val="Legenda"/>
        <w:suppressLineNumbers w:val="0"/>
        <w:jc w:val="both"/>
        <w:rPr>
          <w:rFonts w:eastAsia="Calibri"/>
          <w:i w:val="0"/>
        </w:rPr>
      </w:pPr>
    </w:p>
    <w:p w14:paraId="523F54B8" w14:textId="77777777" w:rsidR="00214071" w:rsidRDefault="00214071" w:rsidP="00D61714">
      <w:pPr>
        <w:pStyle w:val="Legenda"/>
        <w:suppressLineNumbers w:val="0"/>
        <w:jc w:val="both"/>
        <w:rPr>
          <w:rFonts w:eastAsia="Calibri"/>
          <w:i w:val="0"/>
        </w:rPr>
      </w:pPr>
    </w:p>
    <w:p w14:paraId="62A1E7D7" w14:textId="77777777" w:rsidR="00214071" w:rsidRDefault="00214071" w:rsidP="00D61714">
      <w:pPr>
        <w:pStyle w:val="Legenda"/>
        <w:suppressLineNumbers w:val="0"/>
        <w:jc w:val="both"/>
        <w:rPr>
          <w:rFonts w:eastAsia="Calibri"/>
          <w:i w:val="0"/>
        </w:rPr>
      </w:pPr>
    </w:p>
    <w:p w14:paraId="78480A81" w14:textId="77777777" w:rsidR="00214071" w:rsidRDefault="00214071" w:rsidP="00D61714">
      <w:pPr>
        <w:pStyle w:val="Legenda"/>
        <w:suppressLineNumbers w:val="0"/>
        <w:jc w:val="both"/>
        <w:rPr>
          <w:rFonts w:eastAsia="Calibri"/>
          <w:i w:val="0"/>
        </w:rPr>
      </w:pPr>
    </w:p>
    <w:p w14:paraId="5064498C" w14:textId="3BC4CEF2" w:rsidR="00214071" w:rsidRDefault="00746177" w:rsidP="00D61714">
      <w:pPr>
        <w:pStyle w:val="Legenda"/>
        <w:suppressLineNumbers w:val="0"/>
        <w:jc w:val="both"/>
        <w:rPr>
          <w:rFonts w:eastAsia="Calibri"/>
          <w:i w:val="0"/>
        </w:rPr>
      </w:pPr>
      <w:r w:rsidRPr="00D61714">
        <w:rPr>
          <w:rFonts w:eastAsia="Calibri"/>
          <w:i w:val="0"/>
        </w:rPr>
        <w:lastRenderedPageBreak/>
        <w:t>Na wy</w:t>
      </w:r>
      <w:r w:rsidR="00B7435A" w:rsidRPr="00D61714">
        <w:rPr>
          <w:rFonts w:eastAsia="Calibri"/>
          <w:i w:val="0"/>
        </w:rPr>
        <w:t xml:space="preserve">kresie nr 3 można zaobserwować, że wady akcelerometru i żyroskopu </w:t>
      </w:r>
      <w:r w:rsidR="00305578" w:rsidRPr="00D61714">
        <w:rPr>
          <w:rFonts w:eastAsia="Calibri"/>
          <w:i w:val="0"/>
        </w:rPr>
        <w:t>zostały</w:t>
      </w:r>
      <w:r w:rsidR="00B7435A" w:rsidRPr="00D61714">
        <w:rPr>
          <w:rFonts w:eastAsia="Calibri"/>
          <w:i w:val="0"/>
        </w:rPr>
        <w:t xml:space="preserve"> zniwelowane przez filtr komplementarny. </w:t>
      </w:r>
    </w:p>
    <w:p w14:paraId="5504E1C1" w14:textId="7B14296B" w:rsidR="00746177" w:rsidRPr="00D61714" w:rsidRDefault="00214071" w:rsidP="00214071">
      <w:pPr>
        <w:pStyle w:val="Legenda"/>
        <w:suppressLineNumbers w:val="0"/>
        <w:jc w:val="center"/>
        <w:rPr>
          <w:rFonts w:eastAsia="Calibri"/>
          <w:i w:val="0"/>
        </w:rPr>
      </w:pPr>
      <w:r w:rsidRPr="00D61714">
        <w:rPr>
          <w:b/>
          <w:noProof/>
          <w:sz w:val="28"/>
        </w:rPr>
        <w:drawing>
          <wp:inline distT="0" distB="0" distL="0" distR="0" wp14:anchorId="37F2106B" wp14:editId="5C6CAE37">
            <wp:extent cx="5065776" cy="3099816"/>
            <wp:effectExtent l="0" t="0" r="1905" b="5715"/>
            <wp:docPr id="120" name="Shap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hape 120"/>
                    <pic:cNvPicPr/>
                  </pic:nvPicPr>
                  <pic:blipFill>
                    <a:blip r:embed="rId41">
                      <a:alphaModFix/>
                      <a:extLst>
                        <a:ext uri="{28A0092B-C50C-407E-A947-70E740481C1C}">
                          <a14:useLocalDpi xmlns:a14="http://schemas.microsoft.com/office/drawing/2010/main" val="0"/>
                        </a:ext>
                      </a:extLst>
                    </a:blip>
                    <a:stretch>
                      <a:fillRect/>
                    </a:stretch>
                  </pic:blipFill>
                  <pic:spPr>
                    <a:xfrm>
                      <a:off x="0" y="0"/>
                      <a:ext cx="5065776" cy="3099816"/>
                    </a:xfrm>
                    <a:prstGeom prst="rect">
                      <a:avLst/>
                    </a:prstGeom>
                    <a:noFill/>
                    <a:ln>
                      <a:noFill/>
                    </a:ln>
                  </pic:spPr>
                </pic:pic>
              </a:graphicData>
            </a:graphic>
          </wp:inline>
        </w:drawing>
      </w:r>
      <w:r w:rsidRPr="00D61714">
        <w:rPr>
          <w:b/>
          <w:noProof/>
          <w:sz w:val="28"/>
        </w:rPr>
        <mc:AlternateContent>
          <mc:Choice Requires="wps">
            <w:drawing>
              <wp:inline distT="0" distB="0" distL="0" distR="0" wp14:anchorId="4F85F20B" wp14:editId="60A379B8">
                <wp:extent cx="4718050" cy="542925"/>
                <wp:effectExtent l="0" t="0" r="6350" b="9525"/>
                <wp:docPr id="14" name="Text Box 14"/>
                <wp:cNvGraphicFramePr/>
                <a:graphic xmlns:a="http://schemas.openxmlformats.org/drawingml/2006/main">
                  <a:graphicData uri="http://schemas.microsoft.com/office/word/2010/wordprocessingShape">
                    <wps:wsp>
                      <wps:cNvSpPr txBox="1"/>
                      <wps:spPr>
                        <a:xfrm>
                          <a:off x="0" y="0"/>
                          <a:ext cx="4718050" cy="542925"/>
                        </a:xfrm>
                        <a:prstGeom prst="rect">
                          <a:avLst/>
                        </a:prstGeom>
                        <a:solidFill>
                          <a:prstClr val="white"/>
                        </a:solidFill>
                        <a:ln>
                          <a:noFill/>
                        </a:ln>
                        <a:effectLst/>
                      </wps:spPr>
                      <wps:txbx>
                        <w:txbxContent>
                          <w:p w14:paraId="383241D4" w14:textId="77777777" w:rsidR="007D5562" w:rsidRPr="008E2A45" w:rsidRDefault="007D5562" w:rsidP="00214071">
                            <w:pPr>
                              <w:pStyle w:val="Legenda"/>
                              <w:jc w:val="center"/>
                              <w:rPr>
                                <w:noProof/>
                                <w:color w:val="2E74B5" w:themeColor="accent1" w:themeShade="BF"/>
                                <w:sz w:val="20"/>
                                <w:szCs w:val="20"/>
                              </w:rPr>
                            </w:pPr>
                            <w:r w:rsidRPr="008E2A45">
                              <w:rPr>
                                <w:color w:val="2E74B5" w:themeColor="accent1" w:themeShade="BF"/>
                                <w:sz w:val="20"/>
                                <w:szCs w:val="20"/>
                              </w:rPr>
                              <w:t xml:space="preserve">Wykres </w:t>
                            </w:r>
                            <w:r w:rsidRPr="008E2A45">
                              <w:rPr>
                                <w:color w:val="2E74B5" w:themeColor="accent1" w:themeShade="BF"/>
                                <w:sz w:val="20"/>
                                <w:szCs w:val="20"/>
                              </w:rPr>
                              <w:fldChar w:fldCharType="begin"/>
                            </w:r>
                            <w:r w:rsidRPr="008E2A45">
                              <w:rPr>
                                <w:color w:val="2E74B5" w:themeColor="accent1" w:themeShade="BF"/>
                                <w:sz w:val="20"/>
                                <w:szCs w:val="20"/>
                              </w:rPr>
                              <w:instrText xml:space="preserve"> SEQ Wykres \* ARABIC </w:instrText>
                            </w:r>
                            <w:r w:rsidRPr="008E2A45">
                              <w:rPr>
                                <w:color w:val="2E74B5" w:themeColor="accent1" w:themeShade="BF"/>
                                <w:sz w:val="20"/>
                                <w:szCs w:val="20"/>
                              </w:rPr>
                              <w:fldChar w:fldCharType="separate"/>
                            </w:r>
                            <w:r>
                              <w:rPr>
                                <w:noProof/>
                                <w:color w:val="2E74B5" w:themeColor="accent1" w:themeShade="BF"/>
                                <w:sz w:val="20"/>
                                <w:szCs w:val="20"/>
                              </w:rPr>
                              <w:t>3</w:t>
                            </w:r>
                            <w:r w:rsidRPr="008E2A45">
                              <w:rPr>
                                <w:color w:val="2E74B5" w:themeColor="accent1" w:themeShade="BF"/>
                                <w:sz w:val="20"/>
                                <w:szCs w:val="20"/>
                              </w:rPr>
                              <w:fldChar w:fldCharType="end"/>
                            </w:r>
                            <w:r w:rsidRPr="008E2A45">
                              <w:rPr>
                                <w:color w:val="2E74B5" w:themeColor="accent1" w:themeShade="BF"/>
                                <w:sz w:val="20"/>
                                <w:szCs w:val="20"/>
                              </w:rPr>
                              <w:t xml:space="preserve"> Odczyty pomiarów odchyłu podczas łagodnego kołysania na podstawie żyroskopu, akcelerometru oraz filtru komplementarnego, autor: Michał Cziomer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F85F20B" id="Text Box 14" o:spid="_x0000_s1047" type="#_x0000_t202" style="width:371.5pt;height: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" stroked="f">
                <v:textbox inset="0,0,0,0">
                  <w:txbxContent>
                    <w:p w14:paraId="383241D4" w14:textId="77777777" w:rsidR="007D5562" w:rsidRPr="008E2A45" w:rsidRDefault="007D5562" w:rsidP="00214071">
                      <w:pPr>
                        <w:pStyle w:val="Caption"/>
                        <w:jc w:val="center"/>
                        <w:rPr>
                          <w:noProof/>
                          <w:color w:val="2E74B5" w:themeColor="accent1" w:themeShade="BF"/>
                          <w:sz w:val="20"/>
                          <w:szCs w:val="20"/>
                        </w:rPr>
                      </w:pPr>
                      <w:r w:rsidRPr="008E2A45">
                        <w:rPr>
                          <w:color w:val="2E74B5" w:themeColor="accent1" w:themeShade="BF"/>
                          <w:sz w:val="20"/>
                          <w:szCs w:val="20"/>
                        </w:rPr>
                        <w:t xml:space="preserve">Wykres </w:t>
                      </w:r>
                      <w:r w:rsidRPr="008E2A45">
                        <w:rPr>
                          <w:color w:val="2E74B5" w:themeColor="accent1" w:themeShade="BF"/>
                          <w:sz w:val="20"/>
                          <w:szCs w:val="20"/>
                        </w:rPr>
                        <w:fldChar w:fldCharType="begin"/>
                      </w:r>
                      <w:r w:rsidRPr="008E2A45">
                        <w:rPr>
                          <w:color w:val="2E74B5" w:themeColor="accent1" w:themeShade="BF"/>
                          <w:sz w:val="20"/>
                          <w:szCs w:val="20"/>
                        </w:rPr>
                        <w:instrText xml:space="preserve"> SEQ Wykres \* ARABIC </w:instrText>
                      </w:r>
                      <w:r w:rsidRPr="008E2A45">
                        <w:rPr>
                          <w:color w:val="2E74B5" w:themeColor="accent1" w:themeShade="BF"/>
                          <w:sz w:val="20"/>
                          <w:szCs w:val="20"/>
                        </w:rPr>
                        <w:fldChar w:fldCharType="separate"/>
                      </w:r>
                      <w:r>
                        <w:rPr>
                          <w:noProof/>
                          <w:color w:val="2E74B5" w:themeColor="accent1" w:themeShade="BF"/>
                          <w:sz w:val="20"/>
                          <w:szCs w:val="20"/>
                        </w:rPr>
                        <w:t>3</w:t>
                      </w:r>
                      <w:r w:rsidRPr="008E2A45">
                        <w:rPr>
                          <w:color w:val="2E74B5" w:themeColor="accent1" w:themeShade="BF"/>
                          <w:sz w:val="20"/>
                          <w:szCs w:val="20"/>
                        </w:rPr>
                        <w:fldChar w:fldCharType="end"/>
                      </w:r>
                      <w:r w:rsidRPr="008E2A45">
                        <w:rPr>
                          <w:color w:val="2E74B5" w:themeColor="accent1" w:themeShade="BF"/>
                          <w:sz w:val="20"/>
                          <w:szCs w:val="20"/>
                        </w:rPr>
                        <w:t xml:space="preserve"> Odczyty pomiarów odchyłu podczas łagodnego kołysania na podstawie żyroskopu, akcelerometru oraz filtru komplementarnego, autor: Michał Cziomer</w:t>
                      </w:r>
                    </w:p>
                  </w:txbxContent>
                </v:textbox>
                <w10:anchorlock/>
              </v:shape>
            </w:pict>
          </mc:Fallback>
        </mc:AlternateContent>
      </w:r>
    </w:p>
    <w:p w14:paraId="51460C93" w14:textId="43DD5272" w:rsidR="0062180B" w:rsidRPr="00DD019B" w:rsidRDefault="00484091" w:rsidP="00DD019B">
      <w:pPr>
        <w:pStyle w:val="Nagwek2"/>
        <w:suppressLineNumbers w:val="0"/>
      </w:pPr>
      <w:bookmarkStart w:id="37" w:name="_Toc439954648"/>
      <w:r w:rsidRPr="00D61714">
        <w:t>Stabilizacja quadcopte</w:t>
      </w:r>
      <w:r w:rsidR="00A33F10" w:rsidRPr="00D61714">
        <w:t xml:space="preserve">ra </w:t>
      </w:r>
      <w:r w:rsidR="008910A1" w:rsidRPr="00D61714">
        <w:t>dla poszczególnych osi z osobna</w:t>
      </w:r>
      <w:bookmarkEnd w:id="37"/>
    </w:p>
    <w:p w14:paraId="36A3F0CA" w14:textId="0903E635" w:rsidR="00E54F23" w:rsidRPr="008E2A45" w:rsidRDefault="0062180B" w:rsidP="008E2A45">
      <w:pPr>
        <w:pStyle w:val="Legenda"/>
        <w:suppressLineNumbers w:val="0"/>
        <w:ind w:firstLine="360"/>
        <w:jc w:val="both"/>
        <w:rPr>
          <w:rFonts w:eastAsia="Calibri"/>
          <w:i w:val="0"/>
        </w:rPr>
      </w:pPr>
      <w:r w:rsidRPr="008E2A45">
        <w:rPr>
          <w:rFonts w:eastAsia="Calibri"/>
          <w:i w:val="0"/>
        </w:rPr>
        <w:t xml:space="preserve">W ramach pracy </w:t>
      </w:r>
      <w:r w:rsidR="00902BF4" w:rsidRPr="008E2A45">
        <w:rPr>
          <w:rFonts w:eastAsia="Calibri"/>
          <w:i w:val="0"/>
        </w:rPr>
        <w:t xml:space="preserve">przetestowano zaimplementowany algorytm stabilizacji w rzeczywistym zastosowaniu. Testy stabilizacji zostały podzielone na dwa etapy. Pierwszy etap obejmował stabilizację quadcoptera dla poszczególnych osi </w:t>
      </w:r>
      <w:r w:rsidR="002D16FA" w:rsidRPr="008E2A45">
        <w:rPr>
          <w:rFonts w:eastAsia="Calibri"/>
          <w:i w:val="0"/>
        </w:rPr>
        <w:t xml:space="preserve">(x oraz y) </w:t>
      </w:r>
      <w:r w:rsidR="00902BF4" w:rsidRPr="008E2A45">
        <w:rPr>
          <w:rFonts w:eastAsia="Calibri"/>
          <w:i w:val="0"/>
        </w:rPr>
        <w:t>z osobna.</w:t>
      </w:r>
      <w:r w:rsidR="00984879" w:rsidRPr="008E2A45">
        <w:rPr>
          <w:rFonts w:eastAsia="Calibri"/>
          <w:i w:val="0"/>
        </w:rPr>
        <w:t xml:space="preserve"> W tym celu przetestowano </w:t>
      </w:r>
      <w:r w:rsidR="00720B28" w:rsidRPr="008E2A45">
        <w:rPr>
          <w:rFonts w:eastAsia="Calibri"/>
          <w:i w:val="0"/>
        </w:rPr>
        <w:t>dwa autorskie</w:t>
      </w:r>
      <w:r w:rsidR="00984879" w:rsidRPr="008E2A45">
        <w:rPr>
          <w:rFonts w:eastAsia="Calibri"/>
          <w:i w:val="0"/>
        </w:rPr>
        <w:t xml:space="preserve"> stanowisk</w:t>
      </w:r>
      <w:r w:rsidR="00720B28" w:rsidRPr="008E2A45">
        <w:rPr>
          <w:rFonts w:eastAsia="Calibri"/>
          <w:i w:val="0"/>
        </w:rPr>
        <w:t>a</w:t>
      </w:r>
      <w:r w:rsidR="00984879" w:rsidRPr="008E2A45">
        <w:rPr>
          <w:rFonts w:eastAsia="Calibri"/>
          <w:i w:val="0"/>
        </w:rPr>
        <w:t xml:space="preserve"> do stabilizacji, </w:t>
      </w:r>
      <w:r w:rsidR="00F27BEE" w:rsidRPr="008E2A45">
        <w:rPr>
          <w:rFonts w:eastAsia="Calibri"/>
          <w:i w:val="0"/>
        </w:rPr>
        <w:t>z których najlepsze okazało się stanowisko zaprezentowane na zdjęciu nr 1</w:t>
      </w:r>
      <w:r w:rsidR="0088084F" w:rsidRPr="008E2A45">
        <w:rPr>
          <w:rFonts w:eastAsia="Calibri"/>
          <w:i w:val="0"/>
        </w:rPr>
        <w:t>3</w:t>
      </w:r>
      <w:r w:rsidR="00F27BEE" w:rsidRPr="008E2A45">
        <w:rPr>
          <w:rFonts w:eastAsia="Calibri"/>
          <w:i w:val="0"/>
        </w:rPr>
        <w:t>.</w:t>
      </w:r>
      <w:r w:rsidR="009456F6" w:rsidRPr="008E2A45">
        <w:rPr>
          <w:rFonts w:eastAsia="Calibri"/>
          <w:i w:val="0"/>
        </w:rPr>
        <w:t xml:space="preserve"> </w:t>
      </w:r>
      <w:r w:rsidR="00E54F23" w:rsidRPr="008E2A45">
        <w:rPr>
          <w:rFonts w:eastAsia="Calibri"/>
          <w:i w:val="0"/>
        </w:rPr>
        <w:t>Na stanowisku tym wykonano testy stabilizacji oraz dobór współczynników dwóch regulatorów</w:t>
      </w:r>
      <w:r w:rsidR="00DB39BA" w:rsidRPr="008E2A45">
        <w:rPr>
          <w:rFonts w:eastAsia="Calibri"/>
          <w:i w:val="0"/>
        </w:rPr>
        <w:t>:</w:t>
      </w:r>
      <w:r w:rsidR="00E54F23" w:rsidRPr="008E2A45">
        <w:rPr>
          <w:rFonts w:eastAsia="Calibri"/>
          <w:i w:val="0"/>
        </w:rPr>
        <w:t xml:space="preserve"> PID</w:t>
      </w:r>
      <w:r w:rsidR="00190580" w:rsidRPr="008E2A45">
        <w:rPr>
          <w:rFonts w:eastAsia="Calibri"/>
          <w:i w:val="0"/>
        </w:rPr>
        <w:t xml:space="preserve"> </w:t>
      </w:r>
      <w:r w:rsidR="00E54F23" w:rsidRPr="008E2A45">
        <w:rPr>
          <w:rFonts w:eastAsia="Calibri"/>
          <w:i w:val="0"/>
        </w:rPr>
        <w:t>1 oraz PID</w:t>
      </w:r>
      <w:r w:rsidR="00190580" w:rsidRPr="008E2A45">
        <w:rPr>
          <w:rFonts w:eastAsia="Calibri"/>
          <w:i w:val="0"/>
        </w:rPr>
        <w:t xml:space="preserve"> </w:t>
      </w:r>
      <w:r w:rsidR="00E54F23" w:rsidRPr="008E2A45">
        <w:rPr>
          <w:rFonts w:eastAsia="Calibri"/>
          <w:i w:val="0"/>
        </w:rPr>
        <w:t>2.</w:t>
      </w:r>
    </w:p>
    <w:p w14:paraId="02B12C96" w14:textId="3012653C" w:rsidR="00057771" w:rsidRPr="008E2A45" w:rsidRDefault="00B74DD0" w:rsidP="008E2A45">
      <w:pPr>
        <w:pStyle w:val="Legenda"/>
        <w:suppressLineNumbers w:val="0"/>
        <w:ind w:firstLine="360"/>
        <w:jc w:val="both"/>
        <w:rPr>
          <w:rFonts w:eastAsia="Calibri"/>
          <w:i w:val="0"/>
        </w:rPr>
      </w:pPr>
      <w:r w:rsidRPr="008E2A45">
        <w:rPr>
          <w:rFonts w:eastAsia="Calibri"/>
          <w:i w:val="0"/>
        </w:rPr>
        <w:t>W pierwszej kolejności wykonano testy regulatora PID 2, który odpowiedzialny jest za</w:t>
      </w:r>
      <w:r w:rsidR="007D5562">
        <w:rPr>
          <w:rFonts w:eastAsia="Calibri"/>
          <w:i w:val="0"/>
        </w:rPr>
        <w:t> </w:t>
      </w:r>
      <w:r w:rsidRPr="008E2A45">
        <w:rPr>
          <w:rFonts w:eastAsia="Calibri"/>
          <w:i w:val="0"/>
        </w:rPr>
        <w:t xml:space="preserve">uzyskanie odpowiedniej prędkości kątowej quadcoptera. </w:t>
      </w:r>
      <w:r w:rsidR="0069613B" w:rsidRPr="008E2A45">
        <w:rPr>
          <w:rFonts w:eastAsia="Calibri"/>
          <w:i w:val="0"/>
        </w:rPr>
        <w:t>Istnieje kilka strategii</w:t>
      </w:r>
      <w:r w:rsidR="00E60E5A" w:rsidRPr="008E2A45">
        <w:rPr>
          <w:rFonts w:eastAsia="Calibri"/>
          <w:i w:val="0"/>
        </w:rPr>
        <w:t xml:space="preserve"> [</w:t>
      </w:r>
      <w:r w:rsidR="00A52543" w:rsidRPr="008E2A45">
        <w:rPr>
          <w:rFonts w:eastAsia="Calibri"/>
          <w:i w:val="0"/>
        </w:rPr>
        <w:t>8</w:t>
      </w:r>
      <w:r w:rsidR="00E60E5A" w:rsidRPr="008E2A45">
        <w:rPr>
          <w:rFonts w:eastAsia="Calibri"/>
          <w:i w:val="0"/>
        </w:rPr>
        <w:t>]</w:t>
      </w:r>
      <w:r w:rsidR="0069613B" w:rsidRPr="008E2A45">
        <w:rPr>
          <w:rFonts w:eastAsia="Calibri"/>
          <w:i w:val="0"/>
        </w:rPr>
        <w:t xml:space="preserve"> </w:t>
      </w:r>
      <w:r w:rsidR="00572AB3" w:rsidRPr="008E2A45">
        <w:rPr>
          <w:rFonts w:eastAsia="Calibri"/>
          <w:i w:val="0"/>
        </w:rPr>
        <w:t>określa</w:t>
      </w:r>
      <w:r w:rsidR="0069613B" w:rsidRPr="008E2A45">
        <w:rPr>
          <w:rFonts w:eastAsia="Calibri"/>
          <w:i w:val="0"/>
        </w:rPr>
        <w:t>nia poprawnych wartości współczynników regulatora PID, jedną z nich jest powszechnie stosowany eksperymentalny dobór wartości współczynników.</w:t>
      </w:r>
      <w:r w:rsidR="00720B28" w:rsidRPr="008E2A45">
        <w:rPr>
          <w:rFonts w:eastAsia="Calibri"/>
          <w:i w:val="0"/>
        </w:rPr>
        <w:t xml:space="preserve"> Podejście to składa się trzech etapów. Pierwszy z nich to uwzględnienie tylko części proporcjonalnej </w:t>
      </w:r>
      <w:r w:rsidR="006C426F" w:rsidRPr="008E2A45">
        <w:rPr>
          <w:rFonts w:eastAsia="Calibri"/>
          <w:i w:val="0"/>
        </w:rPr>
        <w:t>(P), pozostałe części (I, D) nie są wyłączane na tym etapie.</w:t>
      </w:r>
      <w:r w:rsidR="008B2871" w:rsidRPr="008E2A45">
        <w:rPr>
          <w:rFonts w:eastAsia="Calibri"/>
          <w:i w:val="0"/>
        </w:rPr>
        <w:t xml:space="preserve"> Wartość współczynnika części proporcjonalnej Kp dobiera się zaczynając od małych wartości i wykonaniu testu czy robot porusza się </w:t>
      </w:r>
      <w:r w:rsidR="008B2871" w:rsidRPr="008E2A45">
        <w:rPr>
          <w:rFonts w:eastAsia="Calibri"/>
          <w:i w:val="0"/>
        </w:rPr>
        <w:lastRenderedPageBreak/>
        <w:t>z</w:t>
      </w:r>
      <w:r w:rsidR="007D5562">
        <w:rPr>
          <w:rFonts w:eastAsia="Calibri"/>
          <w:i w:val="0"/>
        </w:rPr>
        <w:t> </w:t>
      </w:r>
      <w:r w:rsidR="008B2871" w:rsidRPr="008E2A45">
        <w:rPr>
          <w:rFonts w:eastAsia="Calibri"/>
          <w:i w:val="0"/>
        </w:rPr>
        <w:t xml:space="preserve"> oczekiwaną prędkością kątową. Stopniowo zwiększając wartość</w:t>
      </w:r>
      <w:r w:rsidR="0042725A" w:rsidRPr="008E2A45">
        <w:rPr>
          <w:rFonts w:eastAsia="Calibri"/>
          <w:i w:val="0"/>
        </w:rPr>
        <w:t xml:space="preserve"> współczynnika uzyskiwano rezultaty bliższe założeniom. Wartość współczynnika nie może być </w:t>
      </w:r>
      <w:r w:rsidR="008C1147" w:rsidRPr="008E2A45">
        <w:rPr>
          <w:rFonts w:eastAsia="Calibri"/>
          <w:i w:val="0"/>
        </w:rPr>
        <w:t xml:space="preserve">jednak </w:t>
      </w:r>
      <w:r w:rsidR="0042725A" w:rsidRPr="008E2A45">
        <w:rPr>
          <w:rFonts w:eastAsia="Calibri"/>
          <w:i w:val="0"/>
        </w:rPr>
        <w:t>za duża, obserwowane są wtedy oscylujące drgania robota (film dołączony do pracy „oscylacje.mp4”)</w:t>
      </w:r>
      <w:r w:rsidR="005D48EF" w:rsidRPr="008E2A45">
        <w:rPr>
          <w:rFonts w:eastAsia="Calibri"/>
          <w:i w:val="0"/>
        </w:rPr>
        <w:t xml:space="preserve">. Przeprowadzone testy pozwoliły na uzyskanie </w:t>
      </w:r>
      <w:r w:rsidR="00223E3C" w:rsidRPr="008E2A45">
        <w:rPr>
          <w:rFonts w:eastAsia="Calibri"/>
          <w:i w:val="0"/>
        </w:rPr>
        <w:t>współczynnika Kp = 0.001</w:t>
      </w:r>
      <w:r w:rsidR="00903CFF" w:rsidRPr="008E2A45">
        <w:rPr>
          <w:rFonts w:eastAsia="Calibri"/>
          <w:i w:val="0"/>
        </w:rPr>
        <w:t>,</w:t>
      </w:r>
      <w:r w:rsidR="00223E3C" w:rsidRPr="008E2A45">
        <w:rPr>
          <w:rFonts w:eastAsia="Calibri"/>
          <w:i w:val="0"/>
        </w:rPr>
        <w:t xml:space="preserve"> jednak </w:t>
      </w:r>
      <w:r w:rsidR="00903CFF" w:rsidRPr="008E2A45">
        <w:rPr>
          <w:rFonts w:eastAsia="Calibri"/>
          <w:i w:val="0"/>
        </w:rPr>
        <w:t xml:space="preserve">dokładność prędkości kątowej nie była wystarczająca. Można było to zauważyć np. dla oczekiwanej prędkości kątowej równej zero stopni, quadcopter w tej sytuacji bardzo </w:t>
      </w:r>
      <w:r w:rsidR="00DD019B" w:rsidRPr="008E2A45">
        <w:rPr>
          <w:rFonts w:eastAsia="Calibri"/>
          <w:i w:val="0"/>
        </w:rPr>
        <w:t>powoli, ale</w:t>
      </w:r>
      <w:r w:rsidR="00903CFF" w:rsidRPr="008E2A45">
        <w:rPr>
          <w:rFonts w:eastAsia="Calibri"/>
          <w:i w:val="0"/>
        </w:rPr>
        <w:t xml:space="preserve"> skutecznie obracał się w jedną stronę </w:t>
      </w:r>
      <w:r w:rsidR="008D7EC7" w:rsidRPr="008E2A45">
        <w:rPr>
          <w:rFonts w:eastAsia="Calibri"/>
          <w:i w:val="0"/>
        </w:rPr>
        <w:t xml:space="preserve">w </w:t>
      </w:r>
      <w:r w:rsidR="00903CFF" w:rsidRPr="008E2A45">
        <w:rPr>
          <w:rFonts w:eastAsia="Calibri"/>
          <w:i w:val="0"/>
        </w:rPr>
        <w:t>skutek ciążenia.</w:t>
      </w:r>
      <w:r w:rsidR="00FA5E67" w:rsidRPr="008E2A45">
        <w:rPr>
          <w:rFonts w:eastAsia="Calibri"/>
          <w:i w:val="0"/>
        </w:rPr>
        <w:t xml:space="preserve"> </w:t>
      </w:r>
      <w:r w:rsidR="00214045" w:rsidRPr="008E2A45">
        <w:rPr>
          <w:rFonts w:eastAsia="Calibri"/>
          <w:i w:val="0"/>
        </w:rPr>
        <w:t xml:space="preserve">Zwiększenie wartości współczynnika Kp nie było </w:t>
      </w:r>
      <w:r w:rsidR="00DD019B" w:rsidRPr="008E2A45">
        <w:rPr>
          <w:rFonts w:eastAsia="Calibri"/>
          <w:i w:val="0"/>
        </w:rPr>
        <w:t>możliwe, ponieważ</w:t>
      </w:r>
      <w:r w:rsidR="00214045" w:rsidRPr="008E2A45">
        <w:rPr>
          <w:rFonts w:eastAsia="Calibri"/>
          <w:i w:val="0"/>
        </w:rPr>
        <w:t xml:space="preserve"> powodowało powstawanie oscylacji. </w:t>
      </w:r>
      <w:r w:rsidR="000C46F9" w:rsidRPr="008E2A45">
        <w:rPr>
          <w:rFonts w:eastAsia="Calibri"/>
          <w:i w:val="0"/>
        </w:rPr>
        <w:t>Aby rozwiązać problem postanowiono dodać część całkującą (I) regulatora.</w:t>
      </w:r>
    </w:p>
    <w:p w14:paraId="54D8494A" w14:textId="068E5A32" w:rsidR="005D5B97" w:rsidRPr="008E2A45" w:rsidRDefault="00B93C24" w:rsidP="008E2A45">
      <w:pPr>
        <w:pStyle w:val="Legenda"/>
        <w:suppressLineNumbers w:val="0"/>
        <w:ind w:firstLine="360"/>
        <w:jc w:val="both"/>
        <w:rPr>
          <w:rFonts w:eastAsia="Calibri"/>
          <w:i w:val="0"/>
        </w:rPr>
      </w:pPr>
      <w:r w:rsidRPr="008E2A45">
        <w:rPr>
          <w:rFonts w:eastAsia="Calibri"/>
          <w:i w:val="0"/>
        </w:rPr>
        <w:t>Sposób kalibracji części całkującej</w:t>
      </w:r>
      <w:r w:rsidR="002B3BA2" w:rsidRPr="008E2A45">
        <w:rPr>
          <w:rFonts w:eastAsia="Calibri"/>
          <w:i w:val="0"/>
        </w:rPr>
        <w:t xml:space="preserve"> jest identyczny jak dla części proporcjonalnej</w:t>
      </w:r>
      <w:r w:rsidR="004F5C75" w:rsidRPr="008E2A45">
        <w:rPr>
          <w:rFonts w:eastAsia="Calibri"/>
          <w:i w:val="0"/>
        </w:rPr>
        <w:t>.</w:t>
      </w:r>
      <w:r w:rsidR="00D5479A" w:rsidRPr="008E2A45">
        <w:rPr>
          <w:rFonts w:eastAsia="Calibri"/>
          <w:i w:val="0"/>
        </w:rPr>
        <w:t xml:space="preserve"> Część całkująca pozwala </w:t>
      </w:r>
      <w:r w:rsidR="006D1EBB" w:rsidRPr="008E2A45">
        <w:rPr>
          <w:rFonts w:eastAsia="Calibri"/>
          <w:i w:val="0"/>
        </w:rPr>
        <w:t xml:space="preserve">na </w:t>
      </w:r>
      <w:r w:rsidR="000A379C" w:rsidRPr="008E2A45">
        <w:rPr>
          <w:rFonts w:eastAsia="Calibri"/>
          <w:i w:val="0"/>
        </w:rPr>
        <w:t xml:space="preserve">skorygowania stałych bardzo małych błędów, które kumulują się </w:t>
      </w:r>
      <w:r w:rsidR="007D5562">
        <w:rPr>
          <w:rFonts w:eastAsia="Calibri"/>
          <w:i w:val="0"/>
        </w:rPr>
        <w:t>w </w:t>
      </w:r>
      <w:r w:rsidR="000A379C" w:rsidRPr="008E2A45">
        <w:rPr>
          <w:rFonts w:eastAsia="Calibri"/>
          <w:i w:val="0"/>
        </w:rPr>
        <w:t>czasie</w:t>
      </w:r>
      <w:r w:rsidR="0003709B" w:rsidRPr="008E2A45">
        <w:rPr>
          <w:rFonts w:eastAsia="Calibri"/>
          <w:i w:val="0"/>
        </w:rPr>
        <w:t>,</w:t>
      </w:r>
      <w:r w:rsidR="007D5562">
        <w:rPr>
          <w:rFonts w:eastAsia="Calibri"/>
          <w:i w:val="0"/>
        </w:rPr>
        <w:t xml:space="preserve"> </w:t>
      </w:r>
      <w:r w:rsidR="0003709B" w:rsidRPr="008E2A45">
        <w:rPr>
          <w:rFonts w:eastAsia="Calibri"/>
          <w:i w:val="0"/>
        </w:rPr>
        <w:t>a których część proporcjonalna nie jest w stanie wyeliminować</w:t>
      </w:r>
      <w:r w:rsidR="004F5C75" w:rsidRPr="008E2A45">
        <w:rPr>
          <w:rFonts w:eastAsia="Calibri"/>
          <w:i w:val="0"/>
        </w:rPr>
        <w:t xml:space="preserve"> bez powstania oscylacji.</w:t>
      </w:r>
      <w:r w:rsidR="00392966" w:rsidRPr="008E2A45">
        <w:rPr>
          <w:rFonts w:eastAsia="Calibri"/>
          <w:i w:val="0"/>
        </w:rPr>
        <w:t xml:space="preserve"> W ramach kalibracji uzyskano wartość współczynnika wzmocnienia Ki = 0.01</w:t>
      </w:r>
      <w:r w:rsidR="00DD019B" w:rsidRPr="008E2A45">
        <w:rPr>
          <w:rFonts w:eastAsia="Calibri"/>
          <w:i w:val="0"/>
        </w:rPr>
        <w:t>,</w:t>
      </w:r>
      <w:r w:rsidR="007D5562">
        <w:rPr>
          <w:rFonts w:eastAsia="Calibri"/>
          <w:i w:val="0"/>
        </w:rPr>
        <w:t xml:space="preserve"> co </w:t>
      </w:r>
      <w:r w:rsidR="00392966" w:rsidRPr="008E2A45">
        <w:rPr>
          <w:rFonts w:eastAsia="Calibri"/>
          <w:i w:val="0"/>
        </w:rPr>
        <w:t>pozwoliło na uzyskanie bardzo precyzyjnej i stabilnej prędkości kątowej quadcoptera</w:t>
      </w:r>
      <w:r w:rsidR="002A65D3" w:rsidRPr="008E2A45">
        <w:rPr>
          <w:rFonts w:eastAsia="Calibri"/>
          <w:i w:val="0"/>
        </w:rPr>
        <w:t xml:space="preserve"> (film dołączony do pracy „prędkość kątowa.mp4”</w:t>
      </w:r>
      <w:r w:rsidR="00E33D43" w:rsidRPr="008E2A45">
        <w:rPr>
          <w:rFonts w:eastAsia="Calibri"/>
          <w:i w:val="0"/>
        </w:rPr>
        <w:t>)</w:t>
      </w:r>
      <w:r w:rsidR="00392966" w:rsidRPr="008E2A45">
        <w:rPr>
          <w:rFonts w:eastAsia="Calibri"/>
          <w:i w:val="0"/>
        </w:rPr>
        <w:t>.</w:t>
      </w:r>
      <w:r w:rsidR="004B27EC" w:rsidRPr="008E2A45">
        <w:rPr>
          <w:rFonts w:eastAsia="Calibri"/>
          <w:i w:val="0"/>
        </w:rPr>
        <w:t xml:space="preserve"> Przeprowadzono również próby uwzględnienia części pochodnej (D) </w:t>
      </w:r>
      <w:r w:rsidR="00DD019B" w:rsidRPr="008E2A45">
        <w:rPr>
          <w:rFonts w:eastAsia="Calibri"/>
          <w:i w:val="0"/>
        </w:rPr>
        <w:t>regulatora, lecz</w:t>
      </w:r>
      <w:r w:rsidR="004B27EC" w:rsidRPr="008E2A45">
        <w:rPr>
          <w:rFonts w:eastAsia="Calibri"/>
          <w:i w:val="0"/>
        </w:rPr>
        <w:t xml:space="preserve"> zgodnie z oczekiwaniami ni</w:t>
      </w:r>
      <w:r w:rsidR="00A46A9B" w:rsidRPr="008E2A45">
        <w:rPr>
          <w:rFonts w:eastAsia="Calibri"/>
          <w:i w:val="0"/>
        </w:rPr>
        <w:t xml:space="preserve">e przyniosła ona poprawy </w:t>
      </w:r>
      <w:r w:rsidR="00DD019B" w:rsidRPr="008E2A45">
        <w:rPr>
          <w:rFonts w:eastAsia="Calibri"/>
          <w:i w:val="0"/>
        </w:rPr>
        <w:t>wyniku, lecz</w:t>
      </w:r>
      <w:r w:rsidR="00C105EB" w:rsidRPr="008E2A45">
        <w:rPr>
          <w:rFonts w:eastAsia="Calibri"/>
          <w:i w:val="0"/>
        </w:rPr>
        <w:t xml:space="preserve"> jego pogorszenie. Nawet bardzo małe wartości współczynnika Kd skutkowały powstawaniom oscylacji.</w:t>
      </w:r>
    </w:p>
    <w:p w14:paraId="5EECD50B" w14:textId="77777777" w:rsidR="008E2A45" w:rsidRDefault="00B644FC" w:rsidP="008E2A45">
      <w:pPr>
        <w:pStyle w:val="Legenda"/>
        <w:suppressLineNumbers w:val="0"/>
        <w:ind w:firstLine="360"/>
        <w:jc w:val="both"/>
        <w:rPr>
          <w:b/>
          <w:noProof/>
          <w:sz w:val="28"/>
          <w:lang w:eastAsia="en-US"/>
        </w:rPr>
      </w:pPr>
      <w:bookmarkStart w:id="38" w:name="_GoBack"/>
      <w:r w:rsidRPr="00194FC7">
        <w:rPr>
          <w:rFonts w:eastAsia="Calibri"/>
          <w:i w:val="0"/>
        </w:rPr>
        <w:t>W następnej ko</w:t>
      </w:r>
      <w:r w:rsidR="00DD019B" w:rsidRPr="00194FC7">
        <w:rPr>
          <w:rFonts w:eastAsia="Calibri"/>
          <w:i w:val="0"/>
        </w:rPr>
        <w:t>lejności wykonano doboru wartości</w:t>
      </w:r>
      <w:r w:rsidRPr="00194FC7">
        <w:rPr>
          <w:rFonts w:eastAsia="Calibri"/>
          <w:i w:val="0"/>
        </w:rPr>
        <w:t xml:space="preserve"> współczynników regulatora PID 1</w:t>
      </w:r>
      <w:bookmarkEnd w:id="38"/>
      <w:r w:rsidRPr="008E2A45">
        <w:rPr>
          <w:rFonts w:eastAsia="Calibri"/>
          <w:b/>
          <w:i w:val="0"/>
        </w:rPr>
        <w:t xml:space="preserve"> </w:t>
      </w:r>
      <w:r w:rsidRPr="008E2A45">
        <w:rPr>
          <w:rFonts w:eastAsia="Calibri"/>
          <w:i w:val="0"/>
        </w:rPr>
        <w:t>odpowiedzialnego za uzyskanie odpowiedniego kąta przechylenia robota.</w:t>
      </w:r>
      <w:r w:rsidR="0028759B" w:rsidRPr="008E2A45">
        <w:rPr>
          <w:rFonts w:eastAsia="Calibri"/>
          <w:i w:val="0"/>
        </w:rPr>
        <w:t xml:space="preserve"> Przeprowadzono podobną strategię poszukiwania współczynników jak została opisana powyżej. </w:t>
      </w:r>
      <w:r w:rsidR="0021506E" w:rsidRPr="008E2A45">
        <w:rPr>
          <w:rFonts w:eastAsia="Calibri"/>
          <w:i w:val="0"/>
        </w:rPr>
        <w:t xml:space="preserve">Regulator PID 1 oblicza </w:t>
      </w:r>
      <w:r w:rsidR="003561C2" w:rsidRPr="008E2A45">
        <w:rPr>
          <w:rFonts w:eastAsia="Calibri"/>
          <w:i w:val="0"/>
        </w:rPr>
        <w:t>(</w:t>
      </w:r>
      <w:r w:rsidR="0021506E" w:rsidRPr="008E2A45">
        <w:rPr>
          <w:rFonts w:eastAsia="Calibri"/>
          <w:i w:val="0"/>
        </w:rPr>
        <w:t>na podstawie błędu odchylenia od kąta oczekiwanego</w:t>
      </w:r>
      <w:r w:rsidR="003561C2" w:rsidRPr="008E2A45">
        <w:rPr>
          <w:rFonts w:eastAsia="Calibri"/>
          <w:i w:val="0"/>
        </w:rPr>
        <w:t>)</w:t>
      </w:r>
      <w:r w:rsidR="0021506E" w:rsidRPr="008E2A45">
        <w:rPr>
          <w:rFonts w:eastAsia="Calibri"/>
          <w:i w:val="0"/>
        </w:rPr>
        <w:t xml:space="preserve"> wartość </w:t>
      </w:r>
      <w:r w:rsidR="003561C2" w:rsidRPr="008E2A45">
        <w:rPr>
          <w:rFonts w:eastAsia="Calibri"/>
          <w:i w:val="0"/>
        </w:rPr>
        <w:t xml:space="preserve">oczekiwanej </w:t>
      </w:r>
      <w:r w:rsidR="0021506E" w:rsidRPr="008E2A45">
        <w:rPr>
          <w:rFonts w:eastAsia="Calibri"/>
          <w:i w:val="0"/>
        </w:rPr>
        <w:t xml:space="preserve">prędkości kątowej </w:t>
      </w:r>
      <w:r w:rsidR="003561C2" w:rsidRPr="008E2A45">
        <w:rPr>
          <w:rFonts w:eastAsia="Calibri"/>
          <w:i w:val="0"/>
        </w:rPr>
        <w:t>dla</w:t>
      </w:r>
      <w:r w:rsidR="0021506E" w:rsidRPr="008E2A45">
        <w:rPr>
          <w:rFonts w:eastAsia="Calibri"/>
          <w:i w:val="0"/>
        </w:rPr>
        <w:t xml:space="preserve"> regulatora PID 2.</w:t>
      </w:r>
      <w:r w:rsidR="0028759B" w:rsidRPr="008E2A45">
        <w:rPr>
          <w:rFonts w:eastAsia="Calibri"/>
          <w:i w:val="0"/>
        </w:rPr>
        <w:t xml:space="preserve"> </w:t>
      </w:r>
      <w:r w:rsidR="00704599" w:rsidRPr="008E2A45">
        <w:rPr>
          <w:rFonts w:eastAsia="Calibri"/>
          <w:i w:val="0"/>
        </w:rPr>
        <w:t xml:space="preserve">W tym przypadku bardzo ważna okazała się obecność części pochodnej (D). </w:t>
      </w:r>
      <w:r w:rsidR="006B5902" w:rsidRPr="008E2A45">
        <w:rPr>
          <w:rFonts w:eastAsia="Calibri"/>
          <w:i w:val="0"/>
        </w:rPr>
        <w:t>Część</w:t>
      </w:r>
      <w:r w:rsidR="00704599" w:rsidRPr="008E2A45">
        <w:rPr>
          <w:rFonts w:eastAsia="Calibri"/>
          <w:i w:val="0"/>
        </w:rPr>
        <w:t xml:space="preserve"> pochodna odpowiedzialna jest za </w:t>
      </w:r>
      <w:r w:rsidR="00F54A68" w:rsidRPr="008E2A45">
        <w:rPr>
          <w:rFonts w:eastAsia="Calibri"/>
          <w:i w:val="0"/>
        </w:rPr>
        <w:t>„</w:t>
      </w:r>
      <w:r w:rsidR="006E01CF" w:rsidRPr="008E2A45">
        <w:rPr>
          <w:rFonts w:eastAsia="Calibri"/>
          <w:i w:val="0"/>
        </w:rPr>
        <w:t>wyhamowanie</w:t>
      </w:r>
      <w:r w:rsidR="00F54A68" w:rsidRPr="008E2A45">
        <w:rPr>
          <w:rFonts w:eastAsia="Calibri"/>
          <w:i w:val="0"/>
        </w:rPr>
        <w:t>”</w:t>
      </w:r>
      <w:r w:rsidR="00704599" w:rsidRPr="008E2A45">
        <w:rPr>
          <w:rFonts w:eastAsia="Calibri"/>
          <w:i w:val="0"/>
        </w:rPr>
        <w:t xml:space="preserve"> </w:t>
      </w:r>
      <w:r w:rsidR="006E01CF" w:rsidRPr="008E2A45">
        <w:rPr>
          <w:rFonts w:eastAsia="Calibri"/>
          <w:i w:val="0"/>
        </w:rPr>
        <w:t xml:space="preserve">prędkości kątowej </w:t>
      </w:r>
      <w:r w:rsidR="00DD019B" w:rsidRPr="008E2A45">
        <w:rPr>
          <w:rFonts w:eastAsia="Calibri"/>
          <w:i w:val="0"/>
        </w:rPr>
        <w:t>quadcoptera, gdy</w:t>
      </w:r>
      <w:r w:rsidR="00704599" w:rsidRPr="008E2A45">
        <w:rPr>
          <w:rFonts w:eastAsia="Calibri"/>
          <w:i w:val="0"/>
        </w:rPr>
        <w:t xml:space="preserve"> wartość błędu drastycznie maleje.</w:t>
      </w:r>
      <w:r w:rsidR="003E57D8" w:rsidRPr="008E2A45">
        <w:rPr>
          <w:rFonts w:eastAsia="Calibri"/>
          <w:i w:val="0"/>
        </w:rPr>
        <w:t xml:space="preserve"> Zapobiega to sytuacji zbytniego rozpędzenia quadcoptera i w efekcie przechylenia się go w drugą stronę powodując ostatecznie błędne pochylenie (tym razem w kierunku przeciwnym)</w:t>
      </w:r>
      <w:r w:rsidR="000A377F" w:rsidRPr="008E2A45">
        <w:rPr>
          <w:rFonts w:eastAsia="Calibri"/>
          <w:i w:val="0"/>
        </w:rPr>
        <w:t xml:space="preserve">. </w:t>
      </w:r>
      <w:r w:rsidR="00822B4B" w:rsidRPr="008E2A45">
        <w:rPr>
          <w:rFonts w:eastAsia="Calibri"/>
          <w:i w:val="0"/>
        </w:rPr>
        <w:t xml:space="preserve">W ramach kalibracji uzyskano następujące wartości współczynników wzmocnienia dla poszczególnych części </w:t>
      </w:r>
      <w:r w:rsidR="009B4D4F" w:rsidRPr="008E2A45">
        <w:rPr>
          <w:rFonts w:eastAsia="Calibri"/>
          <w:i w:val="0"/>
        </w:rPr>
        <w:t xml:space="preserve">regulatora: </w:t>
      </w:r>
      <w:r w:rsidR="00FA3A70" w:rsidRPr="008E2A45">
        <w:rPr>
          <w:rFonts w:eastAsia="Calibri"/>
          <w:i w:val="0"/>
        </w:rPr>
        <w:t>Kp = 2.5, Ki = 1.0, Kd = 0.02</w:t>
      </w:r>
      <w:r w:rsidR="005F7BF6" w:rsidRPr="008E2A45">
        <w:rPr>
          <w:rFonts w:eastAsia="Calibri"/>
          <w:i w:val="0"/>
        </w:rPr>
        <w:t>.</w:t>
      </w:r>
      <w:r w:rsidR="00E90DBC" w:rsidRPr="008E2A45">
        <w:rPr>
          <w:rFonts w:eastAsia="Calibri"/>
          <w:i w:val="0"/>
        </w:rPr>
        <w:t xml:space="preserve"> Rezultaty otrzymanej kalibracji zostały przedstawione na dołączonym filmie „stabilizacja poziomu.mp4”</w:t>
      </w:r>
      <w:r w:rsidR="002E0CC5" w:rsidRPr="008E2A45">
        <w:rPr>
          <w:rFonts w:eastAsia="Calibri"/>
          <w:i w:val="0"/>
        </w:rPr>
        <w:t>.</w:t>
      </w:r>
    </w:p>
    <w:p w14:paraId="53CD8837" w14:textId="77777777" w:rsidR="008E2A45" w:rsidRPr="008E2A45" w:rsidRDefault="008E2A45" w:rsidP="008E2A45">
      <w:pPr>
        <w:pStyle w:val="Legenda"/>
        <w:suppressLineNumbers w:val="0"/>
        <w:ind w:firstLine="360"/>
        <w:jc w:val="center"/>
        <w:rPr>
          <w:rFonts w:eastAsia="Calibri"/>
          <w:i w:val="0"/>
        </w:rPr>
      </w:pPr>
      <w:r w:rsidRPr="008E2A45">
        <w:rPr>
          <w:rFonts w:eastAsia="Calibri"/>
          <w:i w:val="0"/>
          <w:noProof/>
        </w:rPr>
        <w:lastRenderedPageBreak/>
        <w:drawing>
          <wp:inline distT="0" distB="0" distL="0" distR="0" wp14:anchorId="07A51219" wp14:editId="62B3FE81">
            <wp:extent cx="4330460" cy="3249083"/>
            <wp:effectExtent l="0" t="0" r="0" b="8890"/>
            <wp:docPr id="42" name="Obraz 42" descr="C:\Users\Konto\Desktop\quad stabilizacja\IMG_20151228_162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onto\Desktop\quad stabilizacja\IMG_20151228_162456.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32369" cy="3250515"/>
                    </a:xfrm>
                    <a:prstGeom prst="rect">
                      <a:avLst/>
                    </a:prstGeom>
                    <a:noFill/>
                    <a:ln>
                      <a:noFill/>
                    </a:ln>
                  </pic:spPr>
                </pic:pic>
              </a:graphicData>
            </a:graphic>
          </wp:inline>
        </w:drawing>
      </w:r>
    </w:p>
    <w:p w14:paraId="0EEF8644" w14:textId="73BA8A1B" w:rsidR="008E2A45" w:rsidRPr="008E2A45" w:rsidRDefault="008E2A45" w:rsidP="008E2A45">
      <w:pPr>
        <w:pStyle w:val="Legenda"/>
        <w:suppressLineNumbers w:val="0"/>
        <w:ind w:firstLine="360"/>
        <w:jc w:val="center"/>
        <w:rPr>
          <w:rFonts w:eastAsia="Calibri"/>
          <w:i w:val="0"/>
          <w:color w:val="2E74B5" w:themeColor="accent1" w:themeShade="BF"/>
          <w:sz w:val="20"/>
          <w:szCs w:val="20"/>
        </w:rPr>
      </w:pPr>
      <w:r w:rsidRPr="008E2A45">
        <w:rPr>
          <w:rFonts w:eastAsia="Calibri"/>
          <w:i w:val="0"/>
          <w:color w:val="2E74B5" w:themeColor="accent1" w:themeShade="BF"/>
          <w:sz w:val="20"/>
          <w:szCs w:val="20"/>
        </w:rPr>
        <w:t xml:space="preserve">Rysunek </w:t>
      </w:r>
      <w:r w:rsidRPr="008E2A45">
        <w:rPr>
          <w:rFonts w:eastAsia="Calibri"/>
          <w:i w:val="0"/>
          <w:color w:val="2E74B5" w:themeColor="accent1" w:themeShade="BF"/>
          <w:sz w:val="20"/>
          <w:szCs w:val="20"/>
        </w:rPr>
        <w:fldChar w:fldCharType="begin"/>
      </w:r>
      <w:r w:rsidRPr="008E2A45">
        <w:rPr>
          <w:rFonts w:eastAsia="Calibri"/>
          <w:i w:val="0"/>
          <w:color w:val="2E74B5" w:themeColor="accent1" w:themeShade="BF"/>
          <w:sz w:val="20"/>
          <w:szCs w:val="20"/>
        </w:rPr>
        <w:instrText xml:space="preserve"> SEQ Rysunek \* ARABIC </w:instrText>
      </w:r>
      <w:r w:rsidRPr="008E2A45">
        <w:rPr>
          <w:rFonts w:eastAsia="Calibri"/>
          <w:i w:val="0"/>
          <w:color w:val="2E74B5" w:themeColor="accent1" w:themeShade="BF"/>
          <w:sz w:val="20"/>
          <w:szCs w:val="20"/>
        </w:rPr>
        <w:fldChar w:fldCharType="separate"/>
      </w:r>
      <w:r w:rsidR="0026322F">
        <w:rPr>
          <w:rFonts w:eastAsia="Calibri"/>
          <w:i w:val="0"/>
          <w:noProof/>
          <w:color w:val="2E74B5" w:themeColor="accent1" w:themeShade="BF"/>
          <w:sz w:val="20"/>
          <w:szCs w:val="20"/>
        </w:rPr>
        <w:t>13</w:t>
      </w:r>
      <w:r w:rsidRPr="008E2A45">
        <w:rPr>
          <w:rFonts w:eastAsia="Calibri"/>
          <w:i w:val="0"/>
          <w:color w:val="2E74B5" w:themeColor="accent1" w:themeShade="BF"/>
          <w:sz w:val="20"/>
          <w:szCs w:val="20"/>
        </w:rPr>
        <w:fldChar w:fldCharType="end"/>
      </w:r>
      <w:r w:rsidRPr="008E2A45">
        <w:rPr>
          <w:rFonts w:eastAsia="Calibri"/>
          <w:i w:val="0"/>
          <w:color w:val="2E74B5" w:themeColor="accent1" w:themeShade="BF"/>
          <w:sz w:val="20"/>
          <w:szCs w:val="20"/>
        </w:rPr>
        <w:t>. Stanowisko do testowania stabilizacji dla poszczególnych osi.</w:t>
      </w:r>
    </w:p>
    <w:p w14:paraId="653204E9" w14:textId="1D48F6EA" w:rsidR="00484091" w:rsidRPr="00D61714" w:rsidRDefault="00484091" w:rsidP="00D61714">
      <w:pPr>
        <w:pStyle w:val="Nagwek2"/>
        <w:suppressLineNumbers w:val="0"/>
      </w:pPr>
      <w:bookmarkStart w:id="39" w:name="_Toc439954649"/>
      <w:r w:rsidRPr="00D61714">
        <w:t xml:space="preserve">Stabilizacja </w:t>
      </w:r>
      <w:r w:rsidR="00B76DD3" w:rsidRPr="00D61714">
        <w:t xml:space="preserve">właściwa </w:t>
      </w:r>
      <w:r w:rsidRPr="00D61714">
        <w:t>quadcoptera</w:t>
      </w:r>
      <w:bookmarkEnd w:id="39"/>
      <w:r w:rsidRPr="00D61714">
        <w:t xml:space="preserve"> </w:t>
      </w:r>
    </w:p>
    <w:p w14:paraId="61D09158" w14:textId="77777777" w:rsidR="008E2A45" w:rsidRDefault="00EB3AA7" w:rsidP="008E2A45">
      <w:pPr>
        <w:pStyle w:val="Legenda"/>
        <w:suppressLineNumbers w:val="0"/>
        <w:ind w:firstLine="360"/>
        <w:jc w:val="both"/>
        <w:rPr>
          <w:rFonts w:eastAsia="Calibri"/>
          <w:i w:val="0"/>
        </w:rPr>
      </w:pPr>
      <w:r w:rsidRPr="008E2A45">
        <w:rPr>
          <w:rFonts w:eastAsia="Calibri"/>
          <w:i w:val="0"/>
        </w:rPr>
        <w:t>Przeprowadzone testy stabilizacji dla poszczególnych osi z osobna pozwoliły na określenie wstępnych wartości współczynników regulatorów PID.</w:t>
      </w:r>
      <w:r w:rsidR="00F75422" w:rsidRPr="008E2A45">
        <w:rPr>
          <w:rFonts w:eastAsia="Calibri"/>
          <w:i w:val="0"/>
        </w:rPr>
        <w:t xml:space="preserve"> Podczas stabilizacji właściwej (bez stanowiska) pochylenie quadcoptera musi być </w:t>
      </w:r>
      <w:r w:rsidR="00F97414" w:rsidRPr="008E2A45">
        <w:rPr>
          <w:rFonts w:eastAsia="Calibri"/>
          <w:i w:val="0"/>
        </w:rPr>
        <w:t>korygowane</w:t>
      </w:r>
      <w:r w:rsidR="00F75422" w:rsidRPr="008E2A45">
        <w:rPr>
          <w:rFonts w:eastAsia="Calibri"/>
          <w:i w:val="0"/>
        </w:rPr>
        <w:t xml:space="preserve"> jednocześnie dla obu osi x oraz y. </w:t>
      </w:r>
      <w:r w:rsidR="00A64444" w:rsidRPr="008E2A45">
        <w:rPr>
          <w:rFonts w:eastAsia="Calibri"/>
          <w:i w:val="0"/>
        </w:rPr>
        <w:t xml:space="preserve">Zmieniają się też warunki fizyczne gdyż ciężar robota nie jest </w:t>
      </w:r>
      <w:r w:rsidR="00537160" w:rsidRPr="008E2A45">
        <w:rPr>
          <w:rFonts w:eastAsia="Calibri"/>
          <w:i w:val="0"/>
        </w:rPr>
        <w:t xml:space="preserve">już </w:t>
      </w:r>
      <w:r w:rsidR="00B31C62" w:rsidRPr="008E2A45">
        <w:rPr>
          <w:rFonts w:eastAsia="Calibri"/>
          <w:i w:val="0"/>
        </w:rPr>
        <w:t>„</w:t>
      </w:r>
      <w:r w:rsidR="00A64444" w:rsidRPr="008E2A45">
        <w:rPr>
          <w:rFonts w:eastAsia="Calibri"/>
          <w:i w:val="0"/>
        </w:rPr>
        <w:t>podtrzymywany</w:t>
      </w:r>
      <w:r w:rsidR="00B31C62" w:rsidRPr="008E2A45">
        <w:rPr>
          <w:rFonts w:eastAsia="Calibri"/>
          <w:i w:val="0"/>
        </w:rPr>
        <w:t>"</w:t>
      </w:r>
      <w:r w:rsidR="00A64444" w:rsidRPr="008E2A45">
        <w:rPr>
          <w:rFonts w:eastAsia="Calibri"/>
          <w:i w:val="0"/>
        </w:rPr>
        <w:t xml:space="preserve"> </w:t>
      </w:r>
      <w:r w:rsidR="00A73CCF" w:rsidRPr="008E2A45">
        <w:rPr>
          <w:rFonts w:eastAsia="Calibri"/>
          <w:i w:val="0"/>
        </w:rPr>
        <w:t>przez</w:t>
      </w:r>
      <w:r w:rsidR="00A64444" w:rsidRPr="008E2A45">
        <w:rPr>
          <w:rFonts w:eastAsia="Calibri"/>
          <w:i w:val="0"/>
        </w:rPr>
        <w:t xml:space="preserve"> stanowisko do stabilizacji. </w:t>
      </w:r>
      <w:r w:rsidR="004A61DC" w:rsidRPr="008E2A45">
        <w:rPr>
          <w:rFonts w:eastAsia="Calibri"/>
          <w:i w:val="0"/>
        </w:rPr>
        <w:t xml:space="preserve">Testy stabilizacji właściwej zostały wykonane na „otwartej” przestrzeni w celu uniknięcia ewentualnych szkód. </w:t>
      </w:r>
      <w:r w:rsidR="00A9152E" w:rsidRPr="008E2A45">
        <w:rPr>
          <w:rFonts w:eastAsia="Calibri"/>
          <w:i w:val="0"/>
        </w:rPr>
        <w:t xml:space="preserve">Komunikacja z robotem odbywała się z wykorzystaniem sieci bezprzewodowej (wifi) oraz gniazd (socket). Za pomocą aplikacji klienckiej możliwe było </w:t>
      </w:r>
      <w:r w:rsidR="007142C7" w:rsidRPr="008E2A45">
        <w:rPr>
          <w:rFonts w:eastAsia="Calibri"/>
          <w:i w:val="0"/>
        </w:rPr>
        <w:t xml:space="preserve">zdalne dostosowanie wartości współczynników, wyłączenie quadcoptera oraz zmniejszenie lub zwiększenie wartości maksymalnej </w:t>
      </w:r>
      <w:r w:rsidR="006A40F8" w:rsidRPr="008E2A45">
        <w:rPr>
          <w:rFonts w:eastAsia="Calibri"/>
          <w:i w:val="0"/>
        </w:rPr>
        <w:t xml:space="preserve">prędkości </w:t>
      </w:r>
      <w:r w:rsidR="007142C7" w:rsidRPr="008E2A45">
        <w:rPr>
          <w:rFonts w:eastAsia="Calibri"/>
          <w:i w:val="0"/>
        </w:rPr>
        <w:t xml:space="preserve">silników. </w:t>
      </w:r>
      <w:r w:rsidR="00D32569" w:rsidRPr="008E2A45">
        <w:rPr>
          <w:rFonts w:eastAsia="Calibri"/>
          <w:i w:val="0"/>
        </w:rPr>
        <w:t>Zgodnie z przypuszczeniami uzyskane wartości współczynników stabilizacji w poprzednim etapie okazały się być nie odpowiednie w nowych warunkach.</w:t>
      </w:r>
      <w:r w:rsidR="00B53507" w:rsidRPr="008E2A45">
        <w:rPr>
          <w:rFonts w:eastAsia="Calibri"/>
          <w:i w:val="0"/>
        </w:rPr>
        <w:t xml:space="preserve"> Trajektoria lotu robota nie była stabilna, nie było możliwe również uzyskanie stałego położenia. </w:t>
      </w:r>
      <w:r w:rsidR="008A3DBB" w:rsidRPr="008E2A45">
        <w:rPr>
          <w:rFonts w:eastAsia="Calibri"/>
          <w:i w:val="0"/>
        </w:rPr>
        <w:t xml:space="preserve">Podczas testów zaobserwowano często pojawiający się problem utraty </w:t>
      </w:r>
      <w:r w:rsidR="00BE50E8" w:rsidRPr="008E2A45">
        <w:rPr>
          <w:rFonts w:eastAsia="Calibri"/>
          <w:i w:val="0"/>
        </w:rPr>
        <w:t>bezprzewodowej komunikacji</w:t>
      </w:r>
      <w:r w:rsidR="008A3DBB" w:rsidRPr="008E2A45">
        <w:rPr>
          <w:rFonts w:eastAsia="Calibri"/>
          <w:i w:val="0"/>
        </w:rPr>
        <w:t xml:space="preserve"> z robot</w:t>
      </w:r>
      <w:r w:rsidR="00197544" w:rsidRPr="008E2A45">
        <w:rPr>
          <w:rFonts w:eastAsia="Calibri"/>
          <w:i w:val="0"/>
        </w:rPr>
        <w:t>em, co uniemożliwiało stałą jego kontrolę.</w:t>
      </w:r>
      <w:r w:rsidR="00A23CED" w:rsidRPr="008E2A45">
        <w:rPr>
          <w:rFonts w:eastAsia="Calibri"/>
          <w:i w:val="0"/>
        </w:rPr>
        <w:t xml:space="preserve"> Pomimo </w:t>
      </w:r>
      <w:r w:rsidR="00620184" w:rsidRPr="008E2A45">
        <w:rPr>
          <w:rFonts w:eastAsia="Calibri"/>
          <w:i w:val="0"/>
        </w:rPr>
        <w:t xml:space="preserve">powyższych </w:t>
      </w:r>
      <w:r w:rsidR="00A23CED" w:rsidRPr="008E2A45">
        <w:rPr>
          <w:rFonts w:eastAsia="Calibri"/>
          <w:i w:val="0"/>
        </w:rPr>
        <w:t>problemów podjęto próby zmiany współczynników stabilizacji.</w:t>
      </w:r>
      <w:r w:rsidR="00CC6FA2" w:rsidRPr="008E2A45">
        <w:rPr>
          <w:rFonts w:eastAsia="Calibri"/>
          <w:i w:val="0"/>
        </w:rPr>
        <w:t xml:space="preserve"> Nie wykonano jednak ostateczniej kalibracji algorytmu z powodu zniszczenia czujników orientacji (żyroskopu oraz akcelerometru)</w:t>
      </w:r>
      <w:r w:rsidR="006D442B" w:rsidRPr="008E2A45">
        <w:rPr>
          <w:rFonts w:eastAsia="Calibri"/>
          <w:i w:val="0"/>
        </w:rPr>
        <w:t xml:space="preserve"> oraz śmigła</w:t>
      </w:r>
      <w:r w:rsidR="00CC6FA2" w:rsidRPr="008E2A45">
        <w:rPr>
          <w:rFonts w:eastAsia="Calibri"/>
          <w:i w:val="0"/>
        </w:rPr>
        <w:t xml:space="preserve">. Dobranie </w:t>
      </w:r>
      <w:r w:rsidR="00672C1E" w:rsidRPr="008E2A45">
        <w:rPr>
          <w:rFonts w:eastAsia="Calibri"/>
          <w:i w:val="0"/>
        </w:rPr>
        <w:t>błędnych</w:t>
      </w:r>
      <w:r w:rsidR="00CC6FA2" w:rsidRPr="008E2A45">
        <w:rPr>
          <w:rFonts w:eastAsia="Calibri"/>
          <w:i w:val="0"/>
        </w:rPr>
        <w:t xml:space="preserve"> wartości współczynników spowodowało dynamiczną oscylację </w:t>
      </w:r>
      <w:r w:rsidR="00672C1E" w:rsidRPr="008E2A45">
        <w:rPr>
          <w:rFonts w:eastAsia="Calibri"/>
          <w:i w:val="0"/>
        </w:rPr>
        <w:lastRenderedPageBreak/>
        <w:t xml:space="preserve">odchyleń quadcoptera podczas </w:t>
      </w:r>
      <w:r w:rsidR="00CC6FA2" w:rsidRPr="008E2A45">
        <w:rPr>
          <w:rFonts w:eastAsia="Calibri"/>
          <w:i w:val="0"/>
        </w:rPr>
        <w:t>lotu i w efekcie utratę stabilności oraz uderzenie robota o powierzchnię ziemi.</w:t>
      </w:r>
      <w:r w:rsidR="00685190" w:rsidRPr="008E2A45">
        <w:rPr>
          <w:rFonts w:eastAsia="Calibri"/>
          <w:i w:val="0"/>
        </w:rPr>
        <w:t xml:space="preserve"> </w:t>
      </w:r>
      <w:r w:rsidR="001E5CEC" w:rsidRPr="008E2A45">
        <w:rPr>
          <w:rFonts w:eastAsia="Calibri"/>
          <w:i w:val="0"/>
        </w:rPr>
        <w:t xml:space="preserve">Na obecnym etapie projektu stabilizacja właściwa nie zakończyła się pełnym sukcesem, </w:t>
      </w:r>
      <w:r w:rsidR="00442164" w:rsidRPr="008E2A45">
        <w:rPr>
          <w:rFonts w:eastAsia="Calibri"/>
          <w:i w:val="0"/>
        </w:rPr>
        <w:t>w podsumowaniu tej pracy wyznaczono dalsze cele oraz zaproponowano alternatywne podejście do określenia ostatecznych wartości współczynników.</w:t>
      </w:r>
    </w:p>
    <w:p w14:paraId="4C2CC22D" w14:textId="77777777" w:rsidR="008E2A45" w:rsidRDefault="008E2A45">
      <w:pPr>
        <w:spacing w:after="0"/>
        <w:jc w:val="both"/>
        <w:rPr>
          <w:rFonts w:eastAsia="Calibri" w:cs="Arial"/>
          <w:iCs/>
        </w:rPr>
      </w:pPr>
      <w:r>
        <w:rPr>
          <w:rFonts w:eastAsia="Calibri"/>
          <w:i/>
        </w:rPr>
        <w:br w:type="page"/>
      </w:r>
    </w:p>
    <w:p w14:paraId="126A52EB" w14:textId="40E33882" w:rsidR="004A04C1" w:rsidRPr="00D61714" w:rsidRDefault="004A04C1" w:rsidP="00991820">
      <w:pPr>
        <w:pStyle w:val="Nagwek1"/>
      </w:pPr>
      <w:bookmarkStart w:id="40" w:name="_Toc439954650"/>
      <w:r w:rsidRPr="00D61714">
        <w:lastRenderedPageBreak/>
        <w:t>Podsumowanie i wnioski</w:t>
      </w:r>
      <w:bookmarkEnd w:id="40"/>
    </w:p>
    <w:p w14:paraId="7244683D" w14:textId="087FFC22" w:rsidR="004A04C1" w:rsidRPr="008E2A45" w:rsidRDefault="00F140DD" w:rsidP="008E2A45">
      <w:pPr>
        <w:pStyle w:val="Legenda"/>
        <w:suppressLineNumbers w:val="0"/>
        <w:ind w:firstLine="360"/>
        <w:jc w:val="both"/>
        <w:rPr>
          <w:rFonts w:eastAsia="Calibri"/>
          <w:i w:val="0"/>
        </w:rPr>
      </w:pPr>
      <w:r w:rsidRPr="008E2A45">
        <w:rPr>
          <w:rFonts w:eastAsia="Calibri"/>
          <w:i w:val="0"/>
        </w:rPr>
        <w:t xml:space="preserve">W wyniku przeprowadzonych prac </w:t>
      </w:r>
      <w:r w:rsidR="00982B90" w:rsidRPr="008E2A45">
        <w:rPr>
          <w:rFonts w:eastAsia="Calibri"/>
          <w:i w:val="0"/>
        </w:rPr>
        <w:t xml:space="preserve">została wykonana implementacja odczytu wartości </w:t>
      </w:r>
      <w:r w:rsidR="00DD019B" w:rsidRPr="008E2A45">
        <w:rPr>
          <w:rFonts w:eastAsia="Calibri"/>
          <w:i w:val="0"/>
        </w:rPr>
        <w:br/>
      </w:r>
      <w:r w:rsidR="00982B90" w:rsidRPr="008E2A45">
        <w:rPr>
          <w:rFonts w:eastAsia="Calibri"/>
          <w:i w:val="0"/>
        </w:rPr>
        <w:t>z czujników orientacji, żyroskopu, akcelerometru oraz kompasu. informacje z akcelerometru oraz żyroskopu zostały wykorzystane jako dane wejściowe do algorytmu stabilizacji lotu quadcoptera.</w:t>
      </w:r>
      <w:r w:rsidR="00A3560B" w:rsidRPr="008E2A45">
        <w:rPr>
          <w:rFonts w:eastAsia="Calibri"/>
          <w:i w:val="0"/>
        </w:rPr>
        <w:t xml:space="preserve"> W ramach pracy zaimplementowano również regulator PID, który został wykorzystywany w głównej pętli </w:t>
      </w:r>
      <w:r w:rsidR="00BE210E" w:rsidRPr="008E2A45">
        <w:rPr>
          <w:rFonts w:eastAsia="Calibri"/>
          <w:i w:val="0"/>
        </w:rPr>
        <w:t xml:space="preserve">algorytmu </w:t>
      </w:r>
      <w:r w:rsidR="00A3560B" w:rsidRPr="008E2A45">
        <w:rPr>
          <w:rFonts w:eastAsia="Calibri"/>
          <w:i w:val="0"/>
        </w:rPr>
        <w:t>stabilizacji.</w:t>
      </w:r>
      <w:r w:rsidR="00137299" w:rsidRPr="008E2A45">
        <w:rPr>
          <w:rFonts w:eastAsia="Calibri"/>
          <w:i w:val="0"/>
        </w:rPr>
        <w:t xml:space="preserve"> </w:t>
      </w:r>
      <w:r w:rsidR="00BC2DDA" w:rsidRPr="008E2A45">
        <w:rPr>
          <w:rFonts w:eastAsia="Calibri"/>
          <w:i w:val="0"/>
        </w:rPr>
        <w:t>W celu kontrolowania prędkością silników zostały zaimplementowane pomocnicze klasy, które dodatkowo walidują i zabezpieczają przed uzyskaniem niebezpiecznych wartości.</w:t>
      </w:r>
      <w:r w:rsidR="00D051A9" w:rsidRPr="008E2A45">
        <w:rPr>
          <w:rFonts w:eastAsia="Calibri"/>
          <w:i w:val="0"/>
        </w:rPr>
        <w:t xml:space="preserve"> Część implementacyjna pracy została zintegrowana z główna aplikacją znajdującą się na komputerze Raspberry Pi, który </w:t>
      </w:r>
      <w:r w:rsidR="0018399E" w:rsidRPr="008E2A45">
        <w:rPr>
          <w:rFonts w:eastAsia="Calibri"/>
          <w:i w:val="0"/>
        </w:rPr>
        <w:t xml:space="preserve">łączy wszystkie urządzenia peryferyjne (silniki, czujniki) oraz </w:t>
      </w:r>
      <w:r w:rsidR="00BC4683" w:rsidRPr="008E2A45">
        <w:rPr>
          <w:rFonts w:eastAsia="Calibri"/>
          <w:i w:val="0"/>
        </w:rPr>
        <w:t>od</w:t>
      </w:r>
      <w:r w:rsidR="0018399E" w:rsidRPr="008E2A45">
        <w:rPr>
          <w:rFonts w:eastAsia="Calibri"/>
          <w:i w:val="0"/>
        </w:rPr>
        <w:t>powiada za kontrolę quadcoptera.</w:t>
      </w:r>
    </w:p>
    <w:p w14:paraId="4C898584" w14:textId="455B7927" w:rsidR="00B35CC6" w:rsidRDefault="00C57104" w:rsidP="008E2A45">
      <w:pPr>
        <w:pStyle w:val="Legenda"/>
        <w:suppressLineNumbers w:val="0"/>
        <w:ind w:firstLine="360"/>
        <w:jc w:val="both"/>
        <w:rPr>
          <w:rFonts w:eastAsia="Calibri"/>
          <w:i w:val="0"/>
        </w:rPr>
      </w:pPr>
      <w:r w:rsidRPr="008E2A45">
        <w:rPr>
          <w:rFonts w:eastAsia="Calibri"/>
          <w:i w:val="0"/>
        </w:rPr>
        <w:t>W ramach projektu o</w:t>
      </w:r>
      <w:r w:rsidR="0060075B" w:rsidRPr="008E2A45">
        <w:rPr>
          <w:rFonts w:eastAsia="Calibri"/>
          <w:i w:val="0"/>
        </w:rPr>
        <w:t>prócz części implementacyjnej wykonano również testy stabilizacji</w:t>
      </w:r>
      <w:r w:rsidR="00D802F5" w:rsidRPr="008E2A45">
        <w:rPr>
          <w:rFonts w:eastAsia="Calibri"/>
          <w:i w:val="0"/>
        </w:rPr>
        <w:t xml:space="preserve"> oraz wyznaczono wartości współczynników algorytmu</w:t>
      </w:r>
      <w:r w:rsidR="0060075B" w:rsidRPr="008E2A45">
        <w:rPr>
          <w:rFonts w:eastAsia="Calibri"/>
          <w:i w:val="0"/>
        </w:rPr>
        <w:t xml:space="preserve">. Etap ten okazał się być bardzo czasochłonny. Dostosowanie odpowiednich współczynników </w:t>
      </w:r>
      <w:r w:rsidR="00D802F5" w:rsidRPr="008E2A45">
        <w:rPr>
          <w:rFonts w:eastAsia="Calibri"/>
          <w:i w:val="0"/>
        </w:rPr>
        <w:t>regulatorów PID</w:t>
      </w:r>
      <w:r w:rsidR="0060075B" w:rsidRPr="008E2A45">
        <w:rPr>
          <w:rFonts w:eastAsia="Calibri"/>
          <w:i w:val="0"/>
        </w:rPr>
        <w:t xml:space="preserve"> (6 zmiennych)</w:t>
      </w:r>
      <w:r w:rsidR="00D802F5" w:rsidRPr="008E2A45">
        <w:rPr>
          <w:rFonts w:eastAsia="Calibri"/>
          <w:i w:val="0"/>
        </w:rPr>
        <w:t xml:space="preserve"> </w:t>
      </w:r>
      <w:r w:rsidR="00AC0344" w:rsidRPr="008E2A45">
        <w:rPr>
          <w:rFonts w:eastAsia="Calibri"/>
          <w:i w:val="0"/>
        </w:rPr>
        <w:t>nawet dla dobrze zaplanowanej strategii wymaga dużej czujności. Nieodpowiednia wartość dowolnego współczynnika może spowodować bardzo dynamiczną oraz nieoczekiwaną zmianę w zachowaniu się robota i</w:t>
      </w:r>
      <w:r w:rsidR="001556A8" w:rsidRPr="008E2A45">
        <w:rPr>
          <w:rFonts w:eastAsia="Calibri"/>
          <w:i w:val="0"/>
        </w:rPr>
        <w:t> </w:t>
      </w:r>
      <w:r w:rsidR="008E57E1" w:rsidRPr="008E2A45">
        <w:rPr>
          <w:rFonts w:eastAsia="Calibri"/>
          <w:i w:val="0"/>
        </w:rPr>
        <w:t>doprowadzić do jego zniszczenia</w:t>
      </w:r>
      <w:r w:rsidR="00AC0344" w:rsidRPr="008E2A45">
        <w:rPr>
          <w:rFonts w:eastAsia="Calibri"/>
          <w:i w:val="0"/>
        </w:rPr>
        <w:t xml:space="preserve">. Z tego powodu w celu zachowania bezpieczeństwa </w:t>
      </w:r>
      <w:r w:rsidR="009A6012" w:rsidRPr="008E2A45">
        <w:rPr>
          <w:rFonts w:eastAsia="Calibri"/>
          <w:i w:val="0"/>
        </w:rPr>
        <w:t xml:space="preserve">zmiany </w:t>
      </w:r>
      <w:r w:rsidR="00AC0344" w:rsidRPr="008E2A45">
        <w:rPr>
          <w:rFonts w:eastAsia="Calibri"/>
          <w:i w:val="0"/>
        </w:rPr>
        <w:t xml:space="preserve">wartości współczynników </w:t>
      </w:r>
      <w:r w:rsidR="00210D76" w:rsidRPr="008E2A45">
        <w:rPr>
          <w:rFonts w:eastAsia="Calibri"/>
          <w:i w:val="0"/>
        </w:rPr>
        <w:t>dokonywano o nie</w:t>
      </w:r>
      <w:r w:rsidR="009A6012" w:rsidRPr="008E2A45">
        <w:rPr>
          <w:rFonts w:eastAsia="Calibri"/>
          <w:i w:val="0"/>
        </w:rPr>
        <w:t>dużą wartość</w:t>
      </w:r>
      <w:r w:rsidR="005757F0" w:rsidRPr="008E2A45">
        <w:rPr>
          <w:rFonts w:eastAsia="Calibri"/>
          <w:i w:val="0"/>
        </w:rPr>
        <w:t>.</w:t>
      </w:r>
      <w:r w:rsidR="000441B3" w:rsidRPr="008E2A45">
        <w:rPr>
          <w:rFonts w:eastAsia="Calibri"/>
          <w:i w:val="0"/>
        </w:rPr>
        <w:t xml:space="preserve"> Testy stabilizacji wykonano w dwóch etapach. W pierwszym etapie wykonano</w:t>
      </w:r>
      <w:r w:rsidR="009A6012" w:rsidRPr="008E2A45">
        <w:rPr>
          <w:rFonts w:eastAsia="Calibri"/>
          <w:i w:val="0"/>
        </w:rPr>
        <w:t xml:space="preserve"> </w:t>
      </w:r>
      <w:r w:rsidR="007F47EC" w:rsidRPr="008E2A45">
        <w:rPr>
          <w:rFonts w:eastAsia="Calibri"/>
          <w:i w:val="0"/>
        </w:rPr>
        <w:t>pomyślnej identyfikacji</w:t>
      </w:r>
      <w:r w:rsidR="000441B3" w:rsidRPr="008E2A45">
        <w:rPr>
          <w:rFonts w:eastAsia="Calibri"/>
          <w:i w:val="0"/>
        </w:rPr>
        <w:t xml:space="preserve"> współczynników stabilizacji dla poszczególnych osi </w:t>
      </w:r>
      <w:r w:rsidR="00B14E4F" w:rsidRPr="008E2A45">
        <w:rPr>
          <w:rFonts w:eastAsia="Calibri"/>
          <w:i w:val="0"/>
        </w:rPr>
        <w:t xml:space="preserve">(x oraz y) </w:t>
      </w:r>
      <w:r w:rsidR="000441B3" w:rsidRPr="008E2A45">
        <w:rPr>
          <w:rFonts w:eastAsia="Calibri"/>
          <w:i w:val="0"/>
        </w:rPr>
        <w:t>z osobna</w:t>
      </w:r>
      <w:r w:rsidR="008E37EA" w:rsidRPr="008E2A45">
        <w:rPr>
          <w:rFonts w:eastAsia="Calibri"/>
          <w:i w:val="0"/>
        </w:rPr>
        <w:t xml:space="preserve"> z wykorzystaniem przygotowanego stanowiska</w:t>
      </w:r>
      <w:r w:rsidR="000441B3" w:rsidRPr="008E2A45">
        <w:rPr>
          <w:rFonts w:eastAsia="Calibri"/>
          <w:i w:val="0"/>
        </w:rPr>
        <w:t xml:space="preserve">. </w:t>
      </w:r>
      <w:r w:rsidR="008E37EA" w:rsidRPr="008E2A45">
        <w:rPr>
          <w:rFonts w:eastAsia="Calibri"/>
          <w:i w:val="0"/>
        </w:rPr>
        <w:t>Drugi etap to testy bez stanowiska mające na celu stabilizację w dwóch osiach jednocześnie.</w:t>
      </w:r>
      <w:r w:rsidR="005571A2" w:rsidRPr="008E2A45">
        <w:rPr>
          <w:rFonts w:eastAsia="Calibri"/>
          <w:i w:val="0"/>
        </w:rPr>
        <w:t xml:space="preserve"> </w:t>
      </w:r>
      <w:r w:rsidR="0083695E" w:rsidRPr="008E2A45">
        <w:rPr>
          <w:rFonts w:eastAsia="Calibri"/>
          <w:i w:val="0"/>
        </w:rPr>
        <w:t xml:space="preserve">Próby dostosowania odpowiednich wartości współczynników algorytmu zakończyły się w ostateczności uszkodzeniem śmigieł oraz czujników orientacji w wyniku zderzenia robota. Wyniki uzyskane przed uszkodzeniem </w:t>
      </w:r>
      <w:r w:rsidR="003C1C6E" w:rsidRPr="008E2A45">
        <w:rPr>
          <w:rFonts w:eastAsia="Calibri"/>
          <w:i w:val="0"/>
        </w:rPr>
        <w:t xml:space="preserve">pozwoliły jednak na wykonanie lotu, pomimo że był bardzo niestabilny. </w:t>
      </w:r>
      <w:r w:rsidR="00E84C5A" w:rsidRPr="008E2A45">
        <w:rPr>
          <w:rFonts w:eastAsia="Calibri"/>
          <w:i w:val="0"/>
        </w:rPr>
        <w:t xml:space="preserve">Przeprowadzone prace pozwoliły na wyciągnięcie wniosków oraz na wyznaczenie </w:t>
      </w:r>
      <w:r w:rsidR="0067174C" w:rsidRPr="008E2A45">
        <w:rPr>
          <w:rFonts w:eastAsia="Calibri"/>
          <w:i w:val="0"/>
        </w:rPr>
        <w:t>dwóch głównych celów</w:t>
      </w:r>
      <w:r w:rsidR="00E84C5A" w:rsidRPr="008E2A45">
        <w:rPr>
          <w:rFonts w:eastAsia="Calibri"/>
          <w:i w:val="0"/>
        </w:rPr>
        <w:t xml:space="preserve"> w ramach poprawy stabilizacji.</w:t>
      </w:r>
      <w:r w:rsidR="00E91C5E" w:rsidRPr="008E2A45">
        <w:rPr>
          <w:rFonts w:eastAsia="Calibri"/>
          <w:i w:val="0"/>
        </w:rPr>
        <w:t xml:space="preserve"> </w:t>
      </w:r>
      <w:r w:rsidR="00DB6762" w:rsidRPr="008E2A45">
        <w:rPr>
          <w:rFonts w:eastAsia="Calibri"/>
          <w:i w:val="0"/>
        </w:rPr>
        <w:t xml:space="preserve">Pierwszym celem jest usprawnienie komunikacji z urządzeniem. </w:t>
      </w:r>
      <w:r w:rsidR="00A20239" w:rsidRPr="008E2A45">
        <w:rPr>
          <w:rFonts w:eastAsia="Calibri"/>
          <w:i w:val="0"/>
        </w:rPr>
        <w:t>Komunikacja bezprzewodowa za pomocą wifi okazała się być niestabilna (utrata połączenia)</w:t>
      </w:r>
      <w:r w:rsidR="00B51E39" w:rsidRPr="008E2A45">
        <w:rPr>
          <w:rFonts w:eastAsia="Calibri"/>
          <w:i w:val="0"/>
        </w:rPr>
        <w:t xml:space="preserve"> -</w:t>
      </w:r>
      <w:r w:rsidR="00A20239" w:rsidRPr="008E2A45">
        <w:rPr>
          <w:rFonts w:eastAsia="Calibri"/>
          <w:i w:val="0"/>
        </w:rPr>
        <w:t xml:space="preserve"> prawdopodobnie przyczyną są zakłócenia spowodowane pracą silników</w:t>
      </w:r>
      <w:r w:rsidR="00DB6762" w:rsidRPr="008E2A45">
        <w:rPr>
          <w:rFonts w:eastAsia="Calibri"/>
          <w:i w:val="0"/>
        </w:rPr>
        <w:t xml:space="preserve"> lub złej jakości odbiornik</w:t>
      </w:r>
      <w:r w:rsidR="002B25D9" w:rsidRPr="008E2A45">
        <w:rPr>
          <w:rFonts w:eastAsia="Calibri"/>
          <w:i w:val="0"/>
        </w:rPr>
        <w:t xml:space="preserve"> wifi</w:t>
      </w:r>
      <w:r w:rsidR="00A20239" w:rsidRPr="008E2A45">
        <w:rPr>
          <w:rFonts w:eastAsia="Calibri"/>
          <w:i w:val="0"/>
        </w:rPr>
        <w:t xml:space="preserve">. </w:t>
      </w:r>
      <w:r w:rsidR="006D4899" w:rsidRPr="008E2A45">
        <w:rPr>
          <w:rFonts w:eastAsia="Calibri"/>
          <w:i w:val="0"/>
        </w:rPr>
        <w:t xml:space="preserve">Drugim celem jest zbudowanie bezpiecznego stanowiska, które umożliwi bezpieczne testy stabilizacji dla dwóch osi jednocześnie. </w:t>
      </w:r>
      <w:r w:rsidR="00564D53" w:rsidRPr="008E2A45">
        <w:rPr>
          <w:rFonts w:eastAsia="Calibri"/>
          <w:i w:val="0"/>
        </w:rPr>
        <w:t>Pozwoli</w:t>
      </w:r>
      <w:r w:rsidR="006D4899" w:rsidRPr="008E2A45">
        <w:rPr>
          <w:rFonts w:eastAsia="Calibri"/>
          <w:i w:val="0"/>
        </w:rPr>
        <w:t xml:space="preserve"> to uniknąć ewentualnych kosztów związanych</w:t>
      </w:r>
      <w:r w:rsidR="00210D76" w:rsidRPr="008E2A45">
        <w:rPr>
          <w:rFonts w:eastAsia="Calibri"/>
          <w:i w:val="0"/>
        </w:rPr>
        <w:t xml:space="preserve"> </w:t>
      </w:r>
      <w:r w:rsidR="00CA4613" w:rsidRPr="008E2A45">
        <w:rPr>
          <w:rFonts w:eastAsia="Calibri"/>
          <w:i w:val="0"/>
        </w:rPr>
        <w:t>z uszkodzeniem robota</w:t>
      </w:r>
      <w:r w:rsidR="006D4899" w:rsidRPr="008E2A45">
        <w:rPr>
          <w:rFonts w:eastAsia="Calibri"/>
          <w:i w:val="0"/>
        </w:rPr>
        <w:t xml:space="preserve"> jak miało to miejsce </w:t>
      </w:r>
      <w:r w:rsidR="00CA4613" w:rsidRPr="008E2A45">
        <w:rPr>
          <w:rFonts w:eastAsia="Calibri"/>
          <w:i w:val="0"/>
        </w:rPr>
        <w:t xml:space="preserve">podczas </w:t>
      </w:r>
      <w:r w:rsidR="00AC4079" w:rsidRPr="008E2A45">
        <w:rPr>
          <w:rFonts w:eastAsia="Calibri"/>
          <w:i w:val="0"/>
        </w:rPr>
        <w:t xml:space="preserve">wykonywania </w:t>
      </w:r>
      <w:r w:rsidR="00823C98" w:rsidRPr="008E2A45">
        <w:rPr>
          <w:rFonts w:eastAsia="Calibri"/>
          <w:i w:val="0"/>
        </w:rPr>
        <w:lastRenderedPageBreak/>
        <w:t xml:space="preserve">końcowych </w:t>
      </w:r>
      <w:r w:rsidR="00BC0F25" w:rsidRPr="008E2A45">
        <w:rPr>
          <w:rFonts w:eastAsia="Calibri"/>
          <w:i w:val="0"/>
        </w:rPr>
        <w:t>testów</w:t>
      </w:r>
      <w:r w:rsidR="00CA4613" w:rsidRPr="008E2A45">
        <w:rPr>
          <w:rFonts w:eastAsia="Calibri"/>
          <w:i w:val="0"/>
        </w:rPr>
        <w:t xml:space="preserve"> stabilizacji.</w:t>
      </w:r>
      <w:r w:rsidR="009B4571" w:rsidRPr="008E2A45">
        <w:rPr>
          <w:rFonts w:eastAsia="Calibri"/>
          <w:i w:val="0"/>
        </w:rPr>
        <w:t xml:space="preserve"> W przyszłości planowane jest również wykorzystanie odczytów z kompasu cyfrowego w celu osiągnięcia kompletnego algorytmu stabilizacji oraz wykonania lotu w określonym kierunku geograficznym.</w:t>
      </w:r>
    </w:p>
    <w:p w14:paraId="614393F9" w14:textId="77777777" w:rsidR="00B35CC6" w:rsidRDefault="00B35CC6">
      <w:pPr>
        <w:spacing w:after="0"/>
        <w:jc w:val="both"/>
        <w:rPr>
          <w:rFonts w:eastAsia="Calibri" w:cs="Arial"/>
          <w:iCs/>
        </w:rPr>
      </w:pPr>
      <w:r>
        <w:rPr>
          <w:rFonts w:eastAsia="Calibri"/>
          <w:i/>
        </w:rPr>
        <w:br w:type="page"/>
      </w:r>
    </w:p>
    <w:p w14:paraId="002D6CD6" w14:textId="77777777" w:rsidR="00AA7469" w:rsidRPr="00D61714" w:rsidRDefault="007F0425" w:rsidP="00991820">
      <w:pPr>
        <w:pStyle w:val="Nagwek1"/>
        <w:rPr>
          <w:rStyle w:val="Nagwek1Znak"/>
          <w:rFonts w:eastAsia="Times New Roman"/>
          <w:sz w:val="24"/>
          <w:szCs w:val="24"/>
        </w:rPr>
      </w:pPr>
      <w:bookmarkStart w:id="41" w:name="_Toc439954651"/>
      <w:r w:rsidRPr="00D61714">
        <w:rPr>
          <w:rStyle w:val="Nagwek1Znak"/>
          <w:b/>
        </w:rPr>
        <w:lastRenderedPageBreak/>
        <w:t>Bibliografia</w:t>
      </w:r>
      <w:bookmarkEnd w:id="41"/>
    </w:p>
    <w:p w14:paraId="5480C575" w14:textId="0B795F62" w:rsidR="00B35CC6" w:rsidRPr="007D5562" w:rsidRDefault="00B35CC6" w:rsidP="00B35CC6">
      <w:pPr>
        <w:pStyle w:val="Legenda"/>
        <w:suppressLineNumbers w:val="0"/>
        <w:jc w:val="both"/>
        <w:rPr>
          <w:rFonts w:eastAsia="Calibri"/>
          <w:i w:val="0"/>
          <w:lang w:val="en-US"/>
        </w:rPr>
      </w:pPr>
      <w:r w:rsidRPr="00CC5FF6">
        <w:rPr>
          <w:rFonts w:eastAsia="Calibri"/>
          <w:i w:val="0"/>
          <w:lang w:val="en-US"/>
        </w:rPr>
        <w:t xml:space="preserve">[1] </w:t>
      </w:r>
      <w:r w:rsidR="00CC5FF6" w:rsidRPr="007D5562">
        <w:rPr>
          <w:rFonts w:eastAsia="Calibri"/>
          <w:i w:val="0"/>
          <w:lang w:val="en-US"/>
        </w:rPr>
        <w:t xml:space="preserve">Upton E., Halfarcee G., </w:t>
      </w:r>
      <w:r w:rsidR="00CC5FF6" w:rsidRPr="007D5562">
        <w:rPr>
          <w:rFonts w:eastAsia="Calibri"/>
          <w:lang w:val="en-US"/>
        </w:rPr>
        <w:t>Raspberry Pi User Guide</w:t>
      </w:r>
      <w:r w:rsidR="003C72AF" w:rsidRPr="007D5562">
        <w:rPr>
          <w:rFonts w:eastAsia="Calibri"/>
          <w:lang w:val="en-US"/>
        </w:rPr>
        <w:t xml:space="preserve">, </w:t>
      </w:r>
      <w:r w:rsidR="003C72AF" w:rsidRPr="007D5562">
        <w:rPr>
          <w:rFonts w:eastAsia="Calibri"/>
          <w:i w:val="0"/>
          <w:lang w:val="en-US"/>
        </w:rPr>
        <w:t>Wiley, „b.m.”, 2012</w:t>
      </w:r>
    </w:p>
    <w:p w14:paraId="61352102" w14:textId="1B3F3D43" w:rsidR="00B35CC6" w:rsidRPr="007D5562" w:rsidRDefault="00B35CC6" w:rsidP="00B35CC6">
      <w:pPr>
        <w:pStyle w:val="Legenda"/>
        <w:suppressLineNumbers w:val="0"/>
        <w:jc w:val="both"/>
        <w:rPr>
          <w:rFonts w:eastAsia="Calibri"/>
          <w:i w:val="0"/>
          <w:lang w:val="en-US"/>
        </w:rPr>
      </w:pPr>
      <w:r w:rsidRPr="007D5562">
        <w:rPr>
          <w:rFonts w:eastAsia="Calibri"/>
          <w:i w:val="0"/>
          <w:lang w:val="en-US"/>
        </w:rPr>
        <w:t xml:space="preserve">[2] </w:t>
      </w:r>
      <w:hyperlink r:id="rId43" w:history="1">
        <w:r w:rsidR="00AB2A17" w:rsidRPr="007D5562">
          <w:rPr>
            <w:rStyle w:val="Hipercze"/>
            <w:rFonts w:eastAsia="Calibri"/>
            <w:i w:val="0"/>
            <w:lang w:val="en-US"/>
          </w:rPr>
          <w:t>https://www.modelaccessories.co.uk/EMAX_ESC_User_Instruction.pdf</w:t>
        </w:r>
      </w:hyperlink>
    </w:p>
    <w:p w14:paraId="517A1779" w14:textId="08318440" w:rsidR="00121C36" w:rsidRPr="007D5562" w:rsidRDefault="00AB2A17" w:rsidP="00B35CC6">
      <w:pPr>
        <w:pStyle w:val="Legenda"/>
        <w:suppressLineNumbers w:val="0"/>
        <w:jc w:val="both"/>
        <w:rPr>
          <w:rFonts w:eastAsia="Calibri"/>
          <w:i w:val="0"/>
          <w:lang w:val="en-US"/>
        </w:rPr>
      </w:pPr>
      <w:r w:rsidRPr="007D5562">
        <w:rPr>
          <w:rFonts w:eastAsia="Calibri"/>
          <w:i w:val="0"/>
          <w:lang w:val="en-US"/>
        </w:rPr>
        <w:t xml:space="preserve">[3] </w:t>
      </w:r>
      <w:hyperlink r:id="rId44" w:history="1">
        <w:r w:rsidRPr="007D5562">
          <w:rPr>
            <w:rStyle w:val="Hipercze"/>
            <w:rFonts w:eastAsia="Calibri"/>
            <w:i w:val="0"/>
            <w:lang w:val="en-US"/>
          </w:rPr>
          <w:t>https://www.cdiweb.com/datasheets/invensense/MPU-6050_DataSheet_V3%204.pdf</w:t>
        </w:r>
      </w:hyperlink>
    </w:p>
    <w:p w14:paraId="2E2C70F5" w14:textId="29D6D97E" w:rsidR="00A2652E" w:rsidRPr="007D5562" w:rsidRDefault="00A2652E" w:rsidP="00B35CC6">
      <w:pPr>
        <w:pStyle w:val="Legenda"/>
        <w:suppressLineNumbers w:val="0"/>
        <w:jc w:val="both"/>
        <w:rPr>
          <w:rFonts w:eastAsia="Calibri"/>
          <w:i w:val="0"/>
          <w:lang w:val="en-US"/>
        </w:rPr>
      </w:pPr>
      <w:r w:rsidRPr="007D5562">
        <w:rPr>
          <w:rFonts w:eastAsia="Calibri"/>
          <w:i w:val="0"/>
          <w:lang w:val="en-US"/>
        </w:rPr>
        <w:t xml:space="preserve">[4] </w:t>
      </w:r>
      <w:hyperlink r:id="rId45" w:history="1">
        <w:r w:rsidRPr="007D5562">
          <w:rPr>
            <w:rStyle w:val="Hipercze"/>
            <w:rFonts w:eastAsia="Calibri"/>
            <w:i w:val="0"/>
            <w:lang w:val="en-US"/>
          </w:rPr>
          <w:t>http://www.farnell.com/datasheets/1683374.pdf</w:t>
        </w:r>
      </w:hyperlink>
    </w:p>
    <w:p w14:paraId="21100C63" w14:textId="691DFE75" w:rsidR="00BC4B17" w:rsidRPr="00B35CC6" w:rsidRDefault="00BC4B17" w:rsidP="00B35CC6">
      <w:pPr>
        <w:pStyle w:val="Legenda"/>
        <w:suppressLineNumbers w:val="0"/>
        <w:jc w:val="both"/>
        <w:rPr>
          <w:rFonts w:eastAsia="Calibri"/>
          <w:i w:val="0"/>
        </w:rPr>
      </w:pPr>
      <w:r w:rsidRPr="00B35CC6">
        <w:rPr>
          <w:rFonts w:eastAsia="Calibri"/>
          <w:i w:val="0"/>
        </w:rPr>
        <w:t>[</w:t>
      </w:r>
      <w:r w:rsidR="00991820">
        <w:rPr>
          <w:rFonts w:eastAsia="Calibri"/>
          <w:i w:val="0"/>
        </w:rPr>
        <w:t>5</w:t>
      </w:r>
      <w:r w:rsidRPr="00B35CC6">
        <w:rPr>
          <w:rFonts w:eastAsia="Calibri"/>
          <w:i w:val="0"/>
        </w:rPr>
        <w:t>] Rosołowski</w:t>
      </w:r>
      <w:r w:rsidR="00CC5FF6">
        <w:rPr>
          <w:rFonts w:eastAsia="Calibri"/>
          <w:i w:val="0"/>
        </w:rPr>
        <w:t xml:space="preserve"> E.,</w:t>
      </w:r>
      <w:r w:rsidRPr="00B35CC6">
        <w:rPr>
          <w:rFonts w:eastAsia="Calibri"/>
          <w:i w:val="0"/>
        </w:rPr>
        <w:t xml:space="preserve"> </w:t>
      </w:r>
      <w:r w:rsidRPr="00B35CC6">
        <w:rPr>
          <w:rFonts w:eastAsia="Calibri"/>
        </w:rPr>
        <w:t>Podstawy regulacji automatycznej</w:t>
      </w:r>
      <w:r w:rsidRPr="00B35CC6">
        <w:rPr>
          <w:rFonts w:eastAsia="Calibri"/>
          <w:i w:val="0"/>
        </w:rPr>
        <w:t>. Wrocław, 2014, s. 277-282</w:t>
      </w:r>
    </w:p>
    <w:p w14:paraId="4EF92E13" w14:textId="658F3720" w:rsidR="00546EB7" w:rsidRPr="0062073A" w:rsidRDefault="00546EB7" w:rsidP="00B35CC6">
      <w:pPr>
        <w:pStyle w:val="Legenda"/>
        <w:suppressLineNumbers w:val="0"/>
        <w:jc w:val="both"/>
        <w:rPr>
          <w:rFonts w:eastAsia="Calibri"/>
          <w:i w:val="0"/>
        </w:rPr>
      </w:pPr>
      <w:r w:rsidRPr="00B35CC6">
        <w:rPr>
          <w:rFonts w:eastAsia="Calibri"/>
          <w:i w:val="0"/>
        </w:rPr>
        <w:t>[</w:t>
      </w:r>
      <w:r w:rsidR="00991820">
        <w:rPr>
          <w:rFonts w:eastAsia="Calibri"/>
          <w:i w:val="0"/>
        </w:rPr>
        <w:t>6</w:t>
      </w:r>
      <w:r w:rsidRPr="00B35CC6">
        <w:rPr>
          <w:rFonts w:eastAsia="Calibri"/>
          <w:i w:val="0"/>
        </w:rPr>
        <w:t xml:space="preserve">] </w:t>
      </w:r>
      <w:r w:rsidR="00097A13">
        <w:rPr>
          <w:rFonts w:eastAsia="Calibri"/>
          <w:i w:val="0"/>
        </w:rPr>
        <w:t xml:space="preserve">Tomera M., </w:t>
      </w:r>
      <w:r w:rsidR="00097A13" w:rsidRPr="00097A13">
        <w:rPr>
          <w:rFonts w:eastAsia="Calibri"/>
        </w:rPr>
        <w:t>Regulator PID</w:t>
      </w:r>
      <w:r w:rsidR="00097A13">
        <w:rPr>
          <w:rFonts w:eastAsia="Calibri"/>
          <w:i w:val="0"/>
        </w:rPr>
        <w:t xml:space="preserve">, </w:t>
      </w:r>
      <w:r w:rsidR="00097A13" w:rsidRPr="00097A13">
        <w:rPr>
          <w:rFonts w:eastAsia="Calibri"/>
        </w:rPr>
        <w:t>Automatyka, Elektryka, Zakłócenia</w:t>
      </w:r>
      <w:r w:rsidR="0062073A">
        <w:rPr>
          <w:rFonts w:eastAsia="Calibri"/>
        </w:rPr>
        <w:t xml:space="preserve"> </w:t>
      </w:r>
      <w:r w:rsidR="0062073A" w:rsidRPr="0062073A">
        <w:rPr>
          <w:rFonts w:eastAsia="Calibri"/>
          <w:i w:val="0"/>
        </w:rPr>
        <w:t>2010</w:t>
      </w:r>
      <w:r w:rsidR="0062073A">
        <w:rPr>
          <w:rFonts w:eastAsia="Calibri"/>
          <w:i w:val="0"/>
        </w:rPr>
        <w:t>, nr 2, s. 89-93</w:t>
      </w:r>
    </w:p>
    <w:p w14:paraId="3A561F4C" w14:textId="350A797A" w:rsidR="00991820" w:rsidRPr="00B35CC6" w:rsidRDefault="00991820" w:rsidP="00B35CC6">
      <w:pPr>
        <w:pStyle w:val="Legenda"/>
        <w:suppressLineNumbers w:val="0"/>
        <w:jc w:val="both"/>
        <w:rPr>
          <w:rFonts w:eastAsia="Calibri"/>
          <w:i w:val="0"/>
        </w:rPr>
      </w:pPr>
      <w:r w:rsidRPr="00B35CC6">
        <w:rPr>
          <w:rFonts w:eastAsia="Calibri"/>
          <w:i w:val="0"/>
        </w:rPr>
        <w:t>[</w:t>
      </w:r>
      <w:r>
        <w:rPr>
          <w:rFonts w:eastAsia="Calibri"/>
          <w:i w:val="0"/>
        </w:rPr>
        <w:t>7</w:t>
      </w:r>
      <w:r w:rsidRPr="00B35CC6">
        <w:rPr>
          <w:rFonts w:eastAsia="Calibri"/>
          <w:i w:val="0"/>
        </w:rPr>
        <w:t xml:space="preserve">] </w:t>
      </w:r>
      <w:hyperlink r:id="rId46" w:history="1">
        <w:r w:rsidRPr="00B35CC6">
          <w:rPr>
            <w:rStyle w:val="Hipercze"/>
            <w:rFonts w:eastAsia="Calibri"/>
            <w:i w:val="0"/>
          </w:rPr>
          <w:t>http://abyz.co.uk/rpi/pigpio/index.html</w:t>
        </w:r>
      </w:hyperlink>
    </w:p>
    <w:p w14:paraId="6882C253" w14:textId="2BB2710A" w:rsidR="00210D76" w:rsidRPr="003C72AF" w:rsidRDefault="00CC5FF6" w:rsidP="00B35CC6">
      <w:pPr>
        <w:pStyle w:val="Legenda"/>
        <w:suppressLineNumbers w:val="0"/>
        <w:jc w:val="both"/>
        <w:rPr>
          <w:rFonts w:eastAsia="Calibri"/>
          <w:i w:val="0"/>
          <w:lang w:val="en-US"/>
        </w:rPr>
      </w:pPr>
      <w:r>
        <w:rPr>
          <w:rFonts w:eastAsia="Calibri"/>
          <w:i w:val="0"/>
          <w:lang w:val="en-US"/>
        </w:rPr>
        <w:t>[8] Ang K.H., Chong</w:t>
      </w:r>
      <w:r w:rsidR="00210D76" w:rsidRPr="00B35CC6">
        <w:rPr>
          <w:rFonts w:eastAsia="Calibri"/>
          <w:i w:val="0"/>
          <w:lang w:val="en-US"/>
        </w:rPr>
        <w:t xml:space="preserve"> G.C.Y.</w:t>
      </w:r>
      <w:r>
        <w:rPr>
          <w:rFonts w:eastAsia="Calibri"/>
          <w:i w:val="0"/>
          <w:lang w:val="en-US"/>
        </w:rPr>
        <w:t>, Li</w:t>
      </w:r>
      <w:r w:rsidR="00210D76" w:rsidRPr="00B35CC6">
        <w:rPr>
          <w:rFonts w:eastAsia="Calibri"/>
          <w:i w:val="0"/>
          <w:lang w:val="en-US"/>
        </w:rPr>
        <w:t xml:space="preserve"> Y</w:t>
      </w:r>
      <w:r>
        <w:rPr>
          <w:rFonts w:eastAsia="Calibri"/>
          <w:i w:val="0"/>
          <w:lang w:val="en-US"/>
        </w:rPr>
        <w:t>.,</w:t>
      </w:r>
      <w:r w:rsidR="00210D76" w:rsidRPr="00B35CC6">
        <w:rPr>
          <w:rFonts w:eastAsia="Calibri"/>
          <w:i w:val="0"/>
          <w:lang w:val="en-US"/>
        </w:rPr>
        <w:t xml:space="preserve"> </w:t>
      </w:r>
      <w:r w:rsidR="00210D76" w:rsidRPr="00CC5FF6">
        <w:rPr>
          <w:rFonts w:eastAsia="Calibri"/>
          <w:lang w:val="en-US"/>
        </w:rPr>
        <w:t>PID Control System Analysis, Design, and Technology</w:t>
      </w:r>
      <w:r w:rsidR="003C72AF">
        <w:rPr>
          <w:rFonts w:eastAsia="Calibri"/>
          <w:i w:val="0"/>
          <w:lang w:val="en-US"/>
        </w:rPr>
        <w:t>,</w:t>
      </w:r>
      <w:r w:rsidR="003C72AF" w:rsidRPr="003C72AF">
        <w:rPr>
          <w:lang w:val="en-US"/>
        </w:rPr>
        <w:t xml:space="preserve"> </w:t>
      </w:r>
      <w:r w:rsidR="003C72AF" w:rsidRPr="003C72AF">
        <w:rPr>
          <w:rFonts w:eastAsia="Calibri"/>
          <w:i w:val="0"/>
          <w:lang w:val="en-US"/>
        </w:rPr>
        <w:t>Glasgow ePrints Service</w:t>
      </w:r>
      <w:r w:rsidR="003C72AF">
        <w:rPr>
          <w:rFonts w:eastAsia="Calibri"/>
          <w:i w:val="0"/>
          <w:lang w:val="en-US"/>
        </w:rPr>
        <w:t xml:space="preserve">, </w:t>
      </w:r>
      <w:r w:rsidR="003C72AF" w:rsidRPr="00B35CC6">
        <w:rPr>
          <w:rFonts w:eastAsia="Calibri"/>
          <w:i w:val="0"/>
          <w:lang w:val="en-US"/>
        </w:rPr>
        <w:t>Glasgow</w:t>
      </w:r>
      <w:r w:rsidR="00A52543" w:rsidRPr="00B35CC6">
        <w:rPr>
          <w:rFonts w:eastAsia="Calibri"/>
          <w:i w:val="0"/>
          <w:lang w:val="en-US"/>
        </w:rPr>
        <w:t>, 2005, s. 559-576</w:t>
      </w:r>
    </w:p>
    <w:sectPr w:rsidR="00210D76" w:rsidRPr="003C72AF" w:rsidSect="00BA0C2A">
      <w:footerReference w:type="default" r:id="rId47"/>
      <w:pgSz w:w="11906" w:h="16838"/>
      <w:pgMar w:top="1134" w:right="1134" w:bottom="1134" w:left="1134" w:header="0" w:footer="706" w:gutter="567"/>
      <w:pgNumType w:start="1"/>
      <w:cols w:space="720"/>
      <w:formProt w:val="0"/>
      <w:titlePg/>
      <w:docGrid w:linePitch="326" w:charSpace="-6145"/>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Łukasz" w:date="2016-01-03T23:43:00Z" w:initials="Ł">
    <w:p w14:paraId="43917A58" w14:textId="06AA7EBE" w:rsidR="007D5562" w:rsidRDefault="007D5562">
      <w:pPr>
        <w:pStyle w:val="Tekstkomentarza"/>
      </w:pPr>
      <w:r>
        <w:rPr>
          <w:rStyle w:val="Odwoaniedokomentarza"/>
        </w:rPr>
        <w:annotationRef/>
      </w:r>
      <w:r>
        <w:t>Co jest celem pracy?????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3917A5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1B91F8" w14:textId="77777777" w:rsidR="00D0792A" w:rsidRDefault="00D0792A">
      <w:pPr>
        <w:spacing w:after="0" w:line="240" w:lineRule="auto"/>
      </w:pPr>
      <w:r>
        <w:separator/>
      </w:r>
    </w:p>
  </w:endnote>
  <w:endnote w:type="continuationSeparator" w:id="0">
    <w:p w14:paraId="493EA60B" w14:textId="77777777" w:rsidR="00D0792A" w:rsidRDefault="00D07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10002FF" w:usb1="4000ACFF" w:usb2="00000009" w:usb3="00000000" w:csb0="0000019F" w:csb1="00000000"/>
  </w:font>
  <w:font w:name="Cambria">
    <w:panose1 w:val="02040503050406030204"/>
    <w:charset w:val="EE"/>
    <w:family w:val="roman"/>
    <w:pitch w:val="variable"/>
    <w:sig w:usb0="E00002FF" w:usb1="400004FF" w:usb2="00000000"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Arial">
    <w:panose1 w:val="020B0604020202020204"/>
    <w:charset w:val="EE"/>
    <w:family w:val="swiss"/>
    <w:pitch w:val="variable"/>
    <w:sig w:usb0="E0002AFF" w:usb1="C0007843" w:usb2="00000009" w:usb3="00000000" w:csb0="000001FF" w:csb1="00000000"/>
  </w:font>
  <w:font w:name="Georgia">
    <w:panose1 w:val="02040502050405020303"/>
    <w:charset w:val="EE"/>
    <w:family w:val="roman"/>
    <w:pitch w:val="variable"/>
    <w:sig w:usb0="00000287" w:usb1="00000000" w:usb2="00000000" w:usb3="00000000" w:csb0="0000009F" w:csb1="00000000"/>
  </w:font>
  <w:font w:name="Segoe UI">
    <w:panose1 w:val="020B0502040204020203"/>
    <w:charset w:val="EE"/>
    <w:family w:val="swiss"/>
    <w:pitch w:val="variable"/>
    <w:sig w:usb0="E10022FF" w:usb1="C000E47F" w:usb2="00000029" w:usb3="00000000" w:csb0="000001DF" w:csb1="00000000"/>
  </w:font>
  <w:font w:name="Consolas">
    <w:panose1 w:val="020B0609020204030204"/>
    <w:charset w:val="EE"/>
    <w:family w:val="modern"/>
    <w:pitch w:val="fixed"/>
    <w:sig w:usb0="E10002FF" w:usb1="4000FCFF" w:usb2="00000009" w:usb3="00000000" w:csb0="0000019F" w:csb1="00000000"/>
  </w:font>
  <w:font w:name="Calibri Light">
    <w:panose1 w:val="020F0302020204030204"/>
    <w:charset w:val="EE"/>
    <w:family w:val="swiss"/>
    <w:pitch w:val="variable"/>
    <w:sig w:usb0="A00002EF" w:usb1="4000207B" w:usb2="00000000" w:usb3="00000000" w:csb0="0000019F" w:csb1="00000000"/>
  </w:font>
  <w:font w:name="Cambria Math">
    <w:panose1 w:val="02040503050406030204"/>
    <w:charset w:val="EE"/>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7A8115" w14:textId="77777777" w:rsidR="007D5562" w:rsidRDefault="007D5562">
    <w:pPr>
      <w:tabs>
        <w:tab w:val="center" w:pos="4536"/>
        <w:tab w:val="right" w:pos="9072"/>
      </w:tabs>
      <w:spacing w:after="0" w:line="240" w:lineRule="auto"/>
      <w:jc w:val="right"/>
    </w:pPr>
    <w:r>
      <w:rPr>
        <w:rFonts w:ascii="Cambria" w:eastAsia="Cambria" w:hAnsi="Cambria" w:cs="Cambria"/>
      </w:rPr>
      <w:t xml:space="preserve">str. </w:t>
    </w:r>
    <w:r>
      <w:rPr>
        <w:rFonts w:ascii="Cambria" w:eastAsia="Cambria" w:hAnsi="Cambria" w:cs="Cambria"/>
      </w:rPr>
      <w:fldChar w:fldCharType="begin"/>
    </w:r>
    <w:r>
      <w:instrText>PAGE</w:instrText>
    </w:r>
    <w:r>
      <w:fldChar w:fldCharType="separate"/>
    </w:r>
    <w:r w:rsidR="00194FC7">
      <w:rPr>
        <w:noProof/>
      </w:rPr>
      <w:t>32</w:t>
    </w:r>
    <w:r>
      <w:fldChar w:fldCharType="end"/>
    </w:r>
  </w:p>
  <w:p w14:paraId="0DB6AFF7" w14:textId="77777777" w:rsidR="007D5562" w:rsidRDefault="007D5562">
    <w:pPr>
      <w:tabs>
        <w:tab w:val="center" w:pos="4536"/>
        <w:tab w:val="right" w:pos="9072"/>
      </w:tabs>
      <w:spacing w:after="708"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0B1DAF" w14:textId="77777777" w:rsidR="00D0792A" w:rsidRDefault="00D0792A">
      <w:pPr>
        <w:spacing w:after="0" w:line="240" w:lineRule="auto"/>
      </w:pPr>
      <w:r>
        <w:separator/>
      </w:r>
    </w:p>
  </w:footnote>
  <w:footnote w:type="continuationSeparator" w:id="0">
    <w:p w14:paraId="52C33692" w14:textId="77777777" w:rsidR="00D0792A" w:rsidRDefault="00D0792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C4FFE"/>
    <w:multiLevelType w:val="multilevel"/>
    <w:tmpl w:val="FE8CF58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119F25F8"/>
    <w:multiLevelType w:val="hybridMultilevel"/>
    <w:tmpl w:val="BAACE5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55F12D0"/>
    <w:multiLevelType w:val="hybridMultilevel"/>
    <w:tmpl w:val="B1B606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nsid w:val="20DA7334"/>
    <w:multiLevelType w:val="hybridMultilevel"/>
    <w:tmpl w:val="B2340A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C9768F7"/>
    <w:multiLevelType w:val="hybridMultilevel"/>
    <w:tmpl w:val="5EB015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FA50146"/>
    <w:multiLevelType w:val="multilevel"/>
    <w:tmpl w:val="87565066"/>
    <w:lvl w:ilvl="0">
      <w:start w:val="1"/>
      <w:numFmt w:val="decimal"/>
      <w:pStyle w:val="Nagwek1"/>
      <w:lvlText w:val="%1."/>
      <w:lvlJc w:val="right"/>
      <w:pPr>
        <w:ind w:left="720" w:firstLine="360"/>
      </w:pPr>
      <w:rPr>
        <w:rFonts w:ascii="Calibri" w:hAnsi="Calibri"/>
        <w:b/>
        <w:sz w:val="28"/>
        <w:u w:val="none"/>
      </w:rPr>
    </w:lvl>
    <w:lvl w:ilvl="1">
      <w:start w:val="1"/>
      <w:numFmt w:val="decimal"/>
      <w:pStyle w:val="Nagwek2"/>
      <w:lvlText w:val="%1.%2."/>
      <w:lvlJc w:val="right"/>
      <w:pPr>
        <w:ind w:left="1440" w:firstLine="1080"/>
      </w:pPr>
      <w:rPr>
        <w:rFonts w:ascii="Calibri" w:hAnsi="Calibri"/>
        <w:b/>
        <w:sz w:val="28"/>
        <w:u w:val="none"/>
      </w:rPr>
    </w:lvl>
    <w:lvl w:ilvl="2">
      <w:start w:val="1"/>
      <w:numFmt w:val="decimal"/>
      <w:lvlText w:val="%1.%2.%3."/>
      <w:lvlJc w:val="right"/>
      <w:pPr>
        <w:ind w:left="2160" w:firstLine="1800"/>
      </w:pPr>
      <w:rPr>
        <w:rFonts w:ascii="Calibri" w:hAnsi="Calibri"/>
        <w:b/>
        <w:sz w:val="28"/>
        <w:u w:val="none"/>
      </w:rPr>
    </w:lvl>
    <w:lvl w:ilvl="3">
      <w:start w:val="1"/>
      <w:numFmt w:val="decimal"/>
      <w:lvlText w:val="%1.%2.%3.%4."/>
      <w:lvlJc w:val="right"/>
      <w:pPr>
        <w:ind w:left="2880" w:firstLine="2520"/>
      </w:pPr>
      <w:rPr>
        <w:rFonts w:ascii="Calibri" w:hAnsi="Calibri"/>
        <w:b/>
        <w:sz w:val="28"/>
        <w:u w:val="none"/>
      </w:rPr>
    </w:lvl>
    <w:lvl w:ilvl="4">
      <w:start w:val="1"/>
      <w:numFmt w:val="decimal"/>
      <w:lvlText w:val="%1.%2.%3.%4.%5."/>
      <w:lvlJc w:val="right"/>
      <w:pPr>
        <w:ind w:left="3600" w:firstLine="3240"/>
      </w:pPr>
      <w:rPr>
        <w:rFonts w:ascii="Calibri" w:hAnsi="Calibri"/>
        <w:b/>
        <w:sz w:val="28"/>
        <w:u w:val="none"/>
      </w:rPr>
    </w:lvl>
    <w:lvl w:ilvl="5">
      <w:start w:val="1"/>
      <w:numFmt w:val="decimal"/>
      <w:lvlText w:val="%1.%2.%3.%4.%5.%6."/>
      <w:lvlJc w:val="right"/>
      <w:pPr>
        <w:ind w:left="4320" w:firstLine="3960"/>
      </w:pPr>
      <w:rPr>
        <w:rFonts w:ascii="Calibri" w:hAnsi="Calibri"/>
        <w:b/>
        <w:sz w:val="28"/>
        <w:u w:val="none"/>
      </w:rPr>
    </w:lvl>
    <w:lvl w:ilvl="6">
      <w:start w:val="1"/>
      <w:numFmt w:val="decimal"/>
      <w:lvlText w:val="%1.%2.%3.%4.%5.%6.%7."/>
      <w:lvlJc w:val="right"/>
      <w:pPr>
        <w:ind w:left="5040" w:firstLine="4680"/>
      </w:pPr>
      <w:rPr>
        <w:rFonts w:ascii="Calibri" w:hAnsi="Calibri"/>
        <w:b/>
        <w:sz w:val="28"/>
        <w:u w:val="none"/>
      </w:rPr>
    </w:lvl>
    <w:lvl w:ilvl="7">
      <w:start w:val="1"/>
      <w:numFmt w:val="decimal"/>
      <w:lvlText w:val="%1.%2.%3.%4.%5.%6.%7.%8."/>
      <w:lvlJc w:val="right"/>
      <w:pPr>
        <w:ind w:left="5760" w:firstLine="5400"/>
      </w:pPr>
      <w:rPr>
        <w:rFonts w:ascii="Calibri" w:hAnsi="Calibri"/>
        <w:b/>
        <w:sz w:val="28"/>
        <w:u w:val="none"/>
      </w:rPr>
    </w:lvl>
    <w:lvl w:ilvl="8">
      <w:start w:val="1"/>
      <w:numFmt w:val="decimal"/>
      <w:lvlText w:val="%1.%2.%3.%4.%5.%6.%7.%8.%9."/>
      <w:lvlJc w:val="right"/>
      <w:pPr>
        <w:ind w:left="6480" w:firstLine="6120"/>
      </w:pPr>
      <w:rPr>
        <w:rFonts w:ascii="Calibri" w:hAnsi="Calibri"/>
        <w:b/>
        <w:sz w:val="28"/>
        <w:u w:val="none"/>
      </w:rPr>
    </w:lvl>
  </w:abstractNum>
  <w:abstractNum w:abstractNumId="6">
    <w:nsid w:val="32F76840"/>
    <w:multiLevelType w:val="hybridMultilevel"/>
    <w:tmpl w:val="77427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653382"/>
    <w:multiLevelType w:val="multilevel"/>
    <w:tmpl w:val="1C80BFC0"/>
    <w:lvl w:ilvl="0">
      <w:start w:val="1"/>
      <w:numFmt w:val="decimal"/>
      <w:lvlText w:val="%1."/>
      <w:lvlJc w:val="right"/>
      <w:pPr>
        <w:ind w:left="720" w:firstLine="1080"/>
      </w:pPr>
      <w:rPr>
        <w:rFonts w:ascii="Times New Roman" w:hAnsi="Times New Roman" w:cs="Times New Roman" w:hint="default"/>
        <w:b/>
        <w:sz w:val="22"/>
        <w:u w:val="none"/>
      </w:rPr>
    </w:lvl>
    <w:lvl w:ilvl="1">
      <w:start w:val="1"/>
      <w:numFmt w:val="decimal"/>
      <w:lvlText w:val="%1.%2."/>
      <w:lvlJc w:val="right"/>
      <w:pPr>
        <w:ind w:left="1440" w:firstLine="2520"/>
      </w:pPr>
      <w:rPr>
        <w:rFonts w:ascii="Calibri" w:hAnsi="Calibri"/>
        <w:b/>
        <w:sz w:val="22"/>
        <w:szCs w:val="22"/>
        <w:u w:val="none"/>
      </w:rPr>
    </w:lvl>
    <w:lvl w:ilvl="2">
      <w:start w:val="1"/>
      <w:numFmt w:val="decimal"/>
      <w:lvlText w:val="%1.%2.%3."/>
      <w:lvlJc w:val="right"/>
      <w:pPr>
        <w:ind w:left="2160" w:firstLine="3960"/>
      </w:pPr>
      <w:rPr>
        <w:rFonts w:ascii="Calibri" w:hAnsi="Calibri"/>
        <w:b/>
        <w:sz w:val="28"/>
        <w:u w:val="none"/>
      </w:rPr>
    </w:lvl>
    <w:lvl w:ilvl="3">
      <w:start w:val="1"/>
      <w:numFmt w:val="decimal"/>
      <w:lvlText w:val="%1.%2.%3.%4."/>
      <w:lvlJc w:val="right"/>
      <w:pPr>
        <w:ind w:left="2880" w:firstLine="5400"/>
      </w:pPr>
      <w:rPr>
        <w:rFonts w:ascii="Calibri" w:hAnsi="Calibri"/>
        <w:b/>
        <w:sz w:val="28"/>
        <w:u w:val="none"/>
      </w:rPr>
    </w:lvl>
    <w:lvl w:ilvl="4">
      <w:start w:val="1"/>
      <w:numFmt w:val="decimal"/>
      <w:lvlText w:val="%1.%2.%3.%4.%5."/>
      <w:lvlJc w:val="right"/>
      <w:pPr>
        <w:ind w:left="3600" w:firstLine="6840"/>
      </w:pPr>
      <w:rPr>
        <w:rFonts w:ascii="Calibri" w:hAnsi="Calibri"/>
        <w:b/>
        <w:sz w:val="28"/>
        <w:u w:val="none"/>
      </w:rPr>
    </w:lvl>
    <w:lvl w:ilvl="5">
      <w:start w:val="1"/>
      <w:numFmt w:val="decimal"/>
      <w:lvlText w:val="%1.%2.%3.%4.%5.%6."/>
      <w:lvlJc w:val="right"/>
      <w:pPr>
        <w:ind w:left="4320" w:firstLine="8280"/>
      </w:pPr>
      <w:rPr>
        <w:rFonts w:ascii="Calibri" w:hAnsi="Calibri"/>
        <w:b/>
        <w:sz w:val="28"/>
        <w:u w:val="none"/>
      </w:rPr>
    </w:lvl>
    <w:lvl w:ilvl="6">
      <w:start w:val="1"/>
      <w:numFmt w:val="decimal"/>
      <w:lvlText w:val="%1.%2.%3.%4.%5.%6.%7."/>
      <w:lvlJc w:val="right"/>
      <w:pPr>
        <w:ind w:left="5040" w:firstLine="9720"/>
      </w:pPr>
      <w:rPr>
        <w:rFonts w:ascii="Calibri" w:hAnsi="Calibri"/>
        <w:b/>
        <w:sz w:val="28"/>
        <w:u w:val="none"/>
      </w:rPr>
    </w:lvl>
    <w:lvl w:ilvl="7">
      <w:start w:val="1"/>
      <w:numFmt w:val="decimal"/>
      <w:lvlText w:val="%1.%2.%3.%4.%5.%6.%7.%8."/>
      <w:lvlJc w:val="right"/>
      <w:pPr>
        <w:ind w:left="5760" w:firstLine="11160"/>
      </w:pPr>
      <w:rPr>
        <w:rFonts w:ascii="Calibri" w:hAnsi="Calibri"/>
        <w:b/>
        <w:sz w:val="28"/>
        <w:u w:val="none"/>
      </w:rPr>
    </w:lvl>
    <w:lvl w:ilvl="8">
      <w:start w:val="1"/>
      <w:numFmt w:val="decimal"/>
      <w:lvlText w:val="%1.%2.%3.%4.%5.%6.%7.%8.%9."/>
      <w:lvlJc w:val="right"/>
      <w:pPr>
        <w:ind w:left="6480" w:firstLine="12600"/>
      </w:pPr>
      <w:rPr>
        <w:rFonts w:ascii="Calibri" w:hAnsi="Calibri"/>
        <w:b/>
        <w:sz w:val="28"/>
        <w:u w:val="none"/>
      </w:rPr>
    </w:lvl>
  </w:abstractNum>
  <w:abstractNum w:abstractNumId="8">
    <w:nsid w:val="40AD6F0A"/>
    <w:multiLevelType w:val="hybridMultilevel"/>
    <w:tmpl w:val="75582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C67448C"/>
    <w:multiLevelType w:val="hybridMultilevel"/>
    <w:tmpl w:val="D2E416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518118FC"/>
    <w:multiLevelType w:val="hybridMultilevel"/>
    <w:tmpl w:val="5D02B0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55490E12"/>
    <w:multiLevelType w:val="hybridMultilevel"/>
    <w:tmpl w:val="ED86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831226F"/>
    <w:multiLevelType w:val="hybridMultilevel"/>
    <w:tmpl w:val="748A33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8E51EB7"/>
    <w:multiLevelType w:val="hybridMultilevel"/>
    <w:tmpl w:val="FB70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2A15B46"/>
    <w:multiLevelType w:val="hybridMultilevel"/>
    <w:tmpl w:val="A63A8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74E711BB"/>
    <w:multiLevelType w:val="multilevel"/>
    <w:tmpl w:val="D58292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C9C3E2B"/>
    <w:multiLevelType w:val="hybridMultilevel"/>
    <w:tmpl w:val="7F426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0A0913"/>
    <w:multiLevelType w:val="hybridMultilevel"/>
    <w:tmpl w:val="9C1EC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E990145"/>
    <w:multiLevelType w:val="hybridMultilevel"/>
    <w:tmpl w:val="7A14B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7"/>
  </w:num>
  <w:num w:numId="3">
    <w:abstractNumId w:val="0"/>
  </w:num>
  <w:num w:numId="4">
    <w:abstractNumId w:val="1"/>
  </w:num>
  <w:num w:numId="5">
    <w:abstractNumId w:val="14"/>
  </w:num>
  <w:num w:numId="6">
    <w:abstractNumId w:val="12"/>
  </w:num>
  <w:num w:numId="7">
    <w:abstractNumId w:val="2"/>
  </w:num>
  <w:num w:numId="8">
    <w:abstractNumId w:val="9"/>
  </w:num>
  <w:num w:numId="9">
    <w:abstractNumId w:val="10"/>
  </w:num>
  <w:num w:numId="10">
    <w:abstractNumId w:val="8"/>
  </w:num>
  <w:num w:numId="11">
    <w:abstractNumId w:val="15"/>
  </w:num>
  <w:num w:numId="12">
    <w:abstractNumId w:val="3"/>
  </w:num>
  <w:num w:numId="13">
    <w:abstractNumId w:val="4"/>
  </w:num>
  <w:num w:numId="14">
    <w:abstractNumId w:val="11"/>
  </w:num>
  <w:num w:numId="15">
    <w:abstractNumId w:val="18"/>
  </w:num>
  <w:num w:numId="16">
    <w:abstractNumId w:val="16"/>
  </w:num>
  <w:num w:numId="17">
    <w:abstractNumId w:val="17"/>
  </w:num>
  <w:num w:numId="18">
    <w:abstractNumId w:val="1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C36"/>
    <w:rsid w:val="000016F1"/>
    <w:rsid w:val="00002819"/>
    <w:rsid w:val="00003E2D"/>
    <w:rsid w:val="00011E01"/>
    <w:rsid w:val="00012801"/>
    <w:rsid w:val="00013342"/>
    <w:rsid w:val="00014AB7"/>
    <w:rsid w:val="0001561B"/>
    <w:rsid w:val="00015DE2"/>
    <w:rsid w:val="0002048D"/>
    <w:rsid w:val="000214CC"/>
    <w:rsid w:val="0002182C"/>
    <w:rsid w:val="00024455"/>
    <w:rsid w:val="000261BB"/>
    <w:rsid w:val="00030225"/>
    <w:rsid w:val="000311B0"/>
    <w:rsid w:val="00031384"/>
    <w:rsid w:val="000346C2"/>
    <w:rsid w:val="00035669"/>
    <w:rsid w:val="0003709B"/>
    <w:rsid w:val="00043259"/>
    <w:rsid w:val="000441B3"/>
    <w:rsid w:val="00045CAB"/>
    <w:rsid w:val="00046816"/>
    <w:rsid w:val="0004727E"/>
    <w:rsid w:val="00047B9C"/>
    <w:rsid w:val="00047E24"/>
    <w:rsid w:val="000503C1"/>
    <w:rsid w:val="000527FA"/>
    <w:rsid w:val="000556DD"/>
    <w:rsid w:val="0005572E"/>
    <w:rsid w:val="00055F0F"/>
    <w:rsid w:val="00057771"/>
    <w:rsid w:val="0005785A"/>
    <w:rsid w:val="000609B4"/>
    <w:rsid w:val="00060CCC"/>
    <w:rsid w:val="000631CD"/>
    <w:rsid w:val="00076037"/>
    <w:rsid w:val="0007672F"/>
    <w:rsid w:val="00083AB5"/>
    <w:rsid w:val="000862F7"/>
    <w:rsid w:val="000923C7"/>
    <w:rsid w:val="00092946"/>
    <w:rsid w:val="00092AD9"/>
    <w:rsid w:val="00097A13"/>
    <w:rsid w:val="000A089F"/>
    <w:rsid w:val="000A3196"/>
    <w:rsid w:val="000A377F"/>
    <w:rsid w:val="000A379C"/>
    <w:rsid w:val="000A5278"/>
    <w:rsid w:val="000A5305"/>
    <w:rsid w:val="000B1B68"/>
    <w:rsid w:val="000B4EF9"/>
    <w:rsid w:val="000C0446"/>
    <w:rsid w:val="000C31D3"/>
    <w:rsid w:val="000C334E"/>
    <w:rsid w:val="000C46F9"/>
    <w:rsid w:val="000D1988"/>
    <w:rsid w:val="000D27B0"/>
    <w:rsid w:val="000D2B69"/>
    <w:rsid w:val="000D34CE"/>
    <w:rsid w:val="000E1D6B"/>
    <w:rsid w:val="000E4D2A"/>
    <w:rsid w:val="000E7757"/>
    <w:rsid w:val="000F6207"/>
    <w:rsid w:val="000F7F92"/>
    <w:rsid w:val="00100CE6"/>
    <w:rsid w:val="0010588B"/>
    <w:rsid w:val="0010787C"/>
    <w:rsid w:val="0011243A"/>
    <w:rsid w:val="00113F1F"/>
    <w:rsid w:val="00115ED6"/>
    <w:rsid w:val="00120413"/>
    <w:rsid w:val="00121C36"/>
    <w:rsid w:val="00123D36"/>
    <w:rsid w:val="00123FD6"/>
    <w:rsid w:val="00130B00"/>
    <w:rsid w:val="00137299"/>
    <w:rsid w:val="0014058E"/>
    <w:rsid w:val="001406FF"/>
    <w:rsid w:val="00144730"/>
    <w:rsid w:val="00150609"/>
    <w:rsid w:val="001528DC"/>
    <w:rsid w:val="0015326E"/>
    <w:rsid w:val="001556A8"/>
    <w:rsid w:val="0016554C"/>
    <w:rsid w:val="00165560"/>
    <w:rsid w:val="00167188"/>
    <w:rsid w:val="00182BEC"/>
    <w:rsid w:val="0018399E"/>
    <w:rsid w:val="001845AD"/>
    <w:rsid w:val="001846B3"/>
    <w:rsid w:val="00185234"/>
    <w:rsid w:val="00190580"/>
    <w:rsid w:val="001944E8"/>
    <w:rsid w:val="00194FC7"/>
    <w:rsid w:val="00196780"/>
    <w:rsid w:val="00197544"/>
    <w:rsid w:val="001A58D1"/>
    <w:rsid w:val="001B09A2"/>
    <w:rsid w:val="001B1B51"/>
    <w:rsid w:val="001B2660"/>
    <w:rsid w:val="001C2CA0"/>
    <w:rsid w:val="001C4CCD"/>
    <w:rsid w:val="001C5AE8"/>
    <w:rsid w:val="001C68C4"/>
    <w:rsid w:val="001D0F76"/>
    <w:rsid w:val="001D2590"/>
    <w:rsid w:val="001E3257"/>
    <w:rsid w:val="001E5CEC"/>
    <w:rsid w:val="001E6325"/>
    <w:rsid w:val="001F32F0"/>
    <w:rsid w:val="001F4A91"/>
    <w:rsid w:val="001F74C9"/>
    <w:rsid w:val="00200617"/>
    <w:rsid w:val="00201FEA"/>
    <w:rsid w:val="0020352E"/>
    <w:rsid w:val="00206215"/>
    <w:rsid w:val="00206F89"/>
    <w:rsid w:val="00210D76"/>
    <w:rsid w:val="00211133"/>
    <w:rsid w:val="00214045"/>
    <w:rsid w:val="00214071"/>
    <w:rsid w:val="0021506E"/>
    <w:rsid w:val="00217CA8"/>
    <w:rsid w:val="00223E3C"/>
    <w:rsid w:val="00224D3C"/>
    <w:rsid w:val="00230FB0"/>
    <w:rsid w:val="00233946"/>
    <w:rsid w:val="002358AA"/>
    <w:rsid w:val="0024052F"/>
    <w:rsid w:val="002409B2"/>
    <w:rsid w:val="00246B00"/>
    <w:rsid w:val="00246DD4"/>
    <w:rsid w:val="00252A52"/>
    <w:rsid w:val="0025349B"/>
    <w:rsid w:val="00255BC5"/>
    <w:rsid w:val="00255DD7"/>
    <w:rsid w:val="0026322F"/>
    <w:rsid w:val="00264444"/>
    <w:rsid w:val="002648E6"/>
    <w:rsid w:val="0027247F"/>
    <w:rsid w:val="00274C6C"/>
    <w:rsid w:val="00276F7B"/>
    <w:rsid w:val="0028254D"/>
    <w:rsid w:val="00284833"/>
    <w:rsid w:val="0028759B"/>
    <w:rsid w:val="002948C1"/>
    <w:rsid w:val="002953A2"/>
    <w:rsid w:val="00295EC7"/>
    <w:rsid w:val="002A65D3"/>
    <w:rsid w:val="002A7D1D"/>
    <w:rsid w:val="002B25D9"/>
    <w:rsid w:val="002B3928"/>
    <w:rsid w:val="002B3BA2"/>
    <w:rsid w:val="002B4CCF"/>
    <w:rsid w:val="002B5225"/>
    <w:rsid w:val="002C5B80"/>
    <w:rsid w:val="002D16FA"/>
    <w:rsid w:val="002D18BC"/>
    <w:rsid w:val="002D74D3"/>
    <w:rsid w:val="002D7C3F"/>
    <w:rsid w:val="002E0CC5"/>
    <w:rsid w:val="002E12B3"/>
    <w:rsid w:val="002E1C1F"/>
    <w:rsid w:val="002E2687"/>
    <w:rsid w:val="002E2FCA"/>
    <w:rsid w:val="002F17E2"/>
    <w:rsid w:val="0030089C"/>
    <w:rsid w:val="00302B51"/>
    <w:rsid w:val="00303B5F"/>
    <w:rsid w:val="00304396"/>
    <w:rsid w:val="00305578"/>
    <w:rsid w:val="00311FE5"/>
    <w:rsid w:val="00316D4B"/>
    <w:rsid w:val="00317BB6"/>
    <w:rsid w:val="003200BE"/>
    <w:rsid w:val="00323413"/>
    <w:rsid w:val="003252EF"/>
    <w:rsid w:val="003267C1"/>
    <w:rsid w:val="00327426"/>
    <w:rsid w:val="00333963"/>
    <w:rsid w:val="0033449A"/>
    <w:rsid w:val="00334C35"/>
    <w:rsid w:val="00335402"/>
    <w:rsid w:val="00336EE2"/>
    <w:rsid w:val="00341618"/>
    <w:rsid w:val="00347D3D"/>
    <w:rsid w:val="00350CF4"/>
    <w:rsid w:val="003561C2"/>
    <w:rsid w:val="00357052"/>
    <w:rsid w:val="00357E06"/>
    <w:rsid w:val="00361F2F"/>
    <w:rsid w:val="00363321"/>
    <w:rsid w:val="0037149A"/>
    <w:rsid w:val="00372A1C"/>
    <w:rsid w:val="0037339A"/>
    <w:rsid w:val="0038254C"/>
    <w:rsid w:val="00384CB8"/>
    <w:rsid w:val="00390615"/>
    <w:rsid w:val="003914D7"/>
    <w:rsid w:val="00392966"/>
    <w:rsid w:val="00392D31"/>
    <w:rsid w:val="00392DDE"/>
    <w:rsid w:val="0039564A"/>
    <w:rsid w:val="003966D2"/>
    <w:rsid w:val="003A3A7A"/>
    <w:rsid w:val="003A4664"/>
    <w:rsid w:val="003A4FEA"/>
    <w:rsid w:val="003A6054"/>
    <w:rsid w:val="003B2ECC"/>
    <w:rsid w:val="003B2FB1"/>
    <w:rsid w:val="003B56EC"/>
    <w:rsid w:val="003B651C"/>
    <w:rsid w:val="003C19D3"/>
    <w:rsid w:val="003C1C6E"/>
    <w:rsid w:val="003C72AF"/>
    <w:rsid w:val="003D05A7"/>
    <w:rsid w:val="003D14E0"/>
    <w:rsid w:val="003D1502"/>
    <w:rsid w:val="003D1683"/>
    <w:rsid w:val="003E088A"/>
    <w:rsid w:val="003E57D8"/>
    <w:rsid w:val="003F289E"/>
    <w:rsid w:val="003F46EB"/>
    <w:rsid w:val="00403BBF"/>
    <w:rsid w:val="00407997"/>
    <w:rsid w:val="00411804"/>
    <w:rsid w:val="004133AE"/>
    <w:rsid w:val="00416713"/>
    <w:rsid w:val="00425393"/>
    <w:rsid w:val="0042725A"/>
    <w:rsid w:val="0043144C"/>
    <w:rsid w:val="0044161C"/>
    <w:rsid w:val="00442164"/>
    <w:rsid w:val="004450CC"/>
    <w:rsid w:val="00452B8B"/>
    <w:rsid w:val="00465258"/>
    <w:rsid w:val="00467190"/>
    <w:rsid w:val="00470093"/>
    <w:rsid w:val="004745F8"/>
    <w:rsid w:val="00484091"/>
    <w:rsid w:val="0049017C"/>
    <w:rsid w:val="00492C8C"/>
    <w:rsid w:val="00492DC6"/>
    <w:rsid w:val="00497F39"/>
    <w:rsid w:val="004A04C1"/>
    <w:rsid w:val="004A1270"/>
    <w:rsid w:val="004A4D10"/>
    <w:rsid w:val="004A61DC"/>
    <w:rsid w:val="004B08B6"/>
    <w:rsid w:val="004B27EC"/>
    <w:rsid w:val="004B38B3"/>
    <w:rsid w:val="004B3B99"/>
    <w:rsid w:val="004B5A95"/>
    <w:rsid w:val="004C665D"/>
    <w:rsid w:val="004D2435"/>
    <w:rsid w:val="004D5FDE"/>
    <w:rsid w:val="004F21C3"/>
    <w:rsid w:val="004F5C75"/>
    <w:rsid w:val="005012FB"/>
    <w:rsid w:val="00502704"/>
    <w:rsid w:val="005071CE"/>
    <w:rsid w:val="00510A21"/>
    <w:rsid w:val="00511DD8"/>
    <w:rsid w:val="0051788C"/>
    <w:rsid w:val="005239EC"/>
    <w:rsid w:val="00524527"/>
    <w:rsid w:val="00525351"/>
    <w:rsid w:val="005273D3"/>
    <w:rsid w:val="00527675"/>
    <w:rsid w:val="00527C50"/>
    <w:rsid w:val="00530FEC"/>
    <w:rsid w:val="0053260E"/>
    <w:rsid w:val="00533636"/>
    <w:rsid w:val="0053529A"/>
    <w:rsid w:val="0053615F"/>
    <w:rsid w:val="00537160"/>
    <w:rsid w:val="0054291F"/>
    <w:rsid w:val="00544D8D"/>
    <w:rsid w:val="00546955"/>
    <w:rsid w:val="00546EB7"/>
    <w:rsid w:val="00550188"/>
    <w:rsid w:val="005521B6"/>
    <w:rsid w:val="0055315B"/>
    <w:rsid w:val="00553B42"/>
    <w:rsid w:val="005557C6"/>
    <w:rsid w:val="00555E67"/>
    <w:rsid w:val="005571A2"/>
    <w:rsid w:val="00563B12"/>
    <w:rsid w:val="00563B48"/>
    <w:rsid w:val="00564D53"/>
    <w:rsid w:val="005650B8"/>
    <w:rsid w:val="00570574"/>
    <w:rsid w:val="005715AB"/>
    <w:rsid w:val="0057204C"/>
    <w:rsid w:val="00572AB3"/>
    <w:rsid w:val="00574EEE"/>
    <w:rsid w:val="005757F0"/>
    <w:rsid w:val="005851C5"/>
    <w:rsid w:val="00585457"/>
    <w:rsid w:val="0058570D"/>
    <w:rsid w:val="005928F1"/>
    <w:rsid w:val="005A218B"/>
    <w:rsid w:val="005A2773"/>
    <w:rsid w:val="005A31AE"/>
    <w:rsid w:val="005A391B"/>
    <w:rsid w:val="005A5014"/>
    <w:rsid w:val="005A795D"/>
    <w:rsid w:val="005C1AAD"/>
    <w:rsid w:val="005D3015"/>
    <w:rsid w:val="005D3595"/>
    <w:rsid w:val="005D48EF"/>
    <w:rsid w:val="005D5B97"/>
    <w:rsid w:val="005D63E9"/>
    <w:rsid w:val="005E0CB3"/>
    <w:rsid w:val="005E1CA8"/>
    <w:rsid w:val="005E34E5"/>
    <w:rsid w:val="005E6B4A"/>
    <w:rsid w:val="005E753B"/>
    <w:rsid w:val="005F4B57"/>
    <w:rsid w:val="005F6982"/>
    <w:rsid w:val="005F7BF6"/>
    <w:rsid w:val="0060075B"/>
    <w:rsid w:val="006009F4"/>
    <w:rsid w:val="00604E3A"/>
    <w:rsid w:val="00607BBA"/>
    <w:rsid w:val="00611243"/>
    <w:rsid w:val="00612714"/>
    <w:rsid w:val="00620184"/>
    <w:rsid w:val="0062073A"/>
    <w:rsid w:val="0062180B"/>
    <w:rsid w:val="00635FEF"/>
    <w:rsid w:val="00637F32"/>
    <w:rsid w:val="00642FFC"/>
    <w:rsid w:val="00646563"/>
    <w:rsid w:val="00652707"/>
    <w:rsid w:val="006544B8"/>
    <w:rsid w:val="00660980"/>
    <w:rsid w:val="0066307F"/>
    <w:rsid w:val="0067174C"/>
    <w:rsid w:val="006719EB"/>
    <w:rsid w:val="006720AE"/>
    <w:rsid w:val="00672C1E"/>
    <w:rsid w:val="006733B2"/>
    <w:rsid w:val="00676C21"/>
    <w:rsid w:val="006801D3"/>
    <w:rsid w:val="00681914"/>
    <w:rsid w:val="00685190"/>
    <w:rsid w:val="00686272"/>
    <w:rsid w:val="0069251D"/>
    <w:rsid w:val="0069613B"/>
    <w:rsid w:val="006A346A"/>
    <w:rsid w:val="006A40F8"/>
    <w:rsid w:val="006A7A77"/>
    <w:rsid w:val="006B0820"/>
    <w:rsid w:val="006B2B04"/>
    <w:rsid w:val="006B3910"/>
    <w:rsid w:val="006B4BFE"/>
    <w:rsid w:val="006B5902"/>
    <w:rsid w:val="006B6B87"/>
    <w:rsid w:val="006C426F"/>
    <w:rsid w:val="006D18F4"/>
    <w:rsid w:val="006D1EBB"/>
    <w:rsid w:val="006D442B"/>
    <w:rsid w:val="006D4899"/>
    <w:rsid w:val="006E01CF"/>
    <w:rsid w:val="006E23B8"/>
    <w:rsid w:val="006E2A74"/>
    <w:rsid w:val="006F2985"/>
    <w:rsid w:val="00700FF3"/>
    <w:rsid w:val="00703458"/>
    <w:rsid w:val="00704599"/>
    <w:rsid w:val="007142C7"/>
    <w:rsid w:val="00714742"/>
    <w:rsid w:val="007159A6"/>
    <w:rsid w:val="00717AE7"/>
    <w:rsid w:val="00720508"/>
    <w:rsid w:val="00720B28"/>
    <w:rsid w:val="007210F3"/>
    <w:rsid w:val="00722E3A"/>
    <w:rsid w:val="00723559"/>
    <w:rsid w:val="00724075"/>
    <w:rsid w:val="00726F9F"/>
    <w:rsid w:val="007305F9"/>
    <w:rsid w:val="00732021"/>
    <w:rsid w:val="0073284B"/>
    <w:rsid w:val="00734477"/>
    <w:rsid w:val="00735324"/>
    <w:rsid w:val="0074461D"/>
    <w:rsid w:val="00745D59"/>
    <w:rsid w:val="00746177"/>
    <w:rsid w:val="00746620"/>
    <w:rsid w:val="00747EC0"/>
    <w:rsid w:val="0075041B"/>
    <w:rsid w:val="007526A5"/>
    <w:rsid w:val="00752FDF"/>
    <w:rsid w:val="00754E8F"/>
    <w:rsid w:val="007565F3"/>
    <w:rsid w:val="00756E4A"/>
    <w:rsid w:val="00763726"/>
    <w:rsid w:val="00765DEC"/>
    <w:rsid w:val="00767D53"/>
    <w:rsid w:val="007708A0"/>
    <w:rsid w:val="00775F7F"/>
    <w:rsid w:val="00777602"/>
    <w:rsid w:val="007776B1"/>
    <w:rsid w:val="00781D89"/>
    <w:rsid w:val="00782DFB"/>
    <w:rsid w:val="00785500"/>
    <w:rsid w:val="00793625"/>
    <w:rsid w:val="00795E85"/>
    <w:rsid w:val="007A0631"/>
    <w:rsid w:val="007A5F0A"/>
    <w:rsid w:val="007A7B4B"/>
    <w:rsid w:val="007B6A76"/>
    <w:rsid w:val="007C0A36"/>
    <w:rsid w:val="007C4ECC"/>
    <w:rsid w:val="007C5EC8"/>
    <w:rsid w:val="007C75BF"/>
    <w:rsid w:val="007D01E5"/>
    <w:rsid w:val="007D5562"/>
    <w:rsid w:val="007E0E1C"/>
    <w:rsid w:val="007F0425"/>
    <w:rsid w:val="007F0C67"/>
    <w:rsid w:val="007F2EC5"/>
    <w:rsid w:val="007F47EC"/>
    <w:rsid w:val="007F7CDB"/>
    <w:rsid w:val="008019B3"/>
    <w:rsid w:val="00803F0D"/>
    <w:rsid w:val="0080428E"/>
    <w:rsid w:val="00804C46"/>
    <w:rsid w:val="008071D6"/>
    <w:rsid w:val="00810F5D"/>
    <w:rsid w:val="00816EBA"/>
    <w:rsid w:val="008201B0"/>
    <w:rsid w:val="00822B4B"/>
    <w:rsid w:val="00823C98"/>
    <w:rsid w:val="00823FE7"/>
    <w:rsid w:val="00826DD9"/>
    <w:rsid w:val="00827B0C"/>
    <w:rsid w:val="00831810"/>
    <w:rsid w:val="00833A57"/>
    <w:rsid w:val="00836681"/>
    <w:rsid w:val="0083695E"/>
    <w:rsid w:val="008475F7"/>
    <w:rsid w:val="0084791D"/>
    <w:rsid w:val="0085166E"/>
    <w:rsid w:val="0086234A"/>
    <w:rsid w:val="0087217C"/>
    <w:rsid w:val="00875292"/>
    <w:rsid w:val="00877D2D"/>
    <w:rsid w:val="00877F9A"/>
    <w:rsid w:val="0088084F"/>
    <w:rsid w:val="00880ABD"/>
    <w:rsid w:val="00880D4D"/>
    <w:rsid w:val="00883828"/>
    <w:rsid w:val="00885B79"/>
    <w:rsid w:val="00886719"/>
    <w:rsid w:val="008910A1"/>
    <w:rsid w:val="00895C3C"/>
    <w:rsid w:val="008A2515"/>
    <w:rsid w:val="008A3917"/>
    <w:rsid w:val="008A3DBB"/>
    <w:rsid w:val="008A5A1F"/>
    <w:rsid w:val="008A739D"/>
    <w:rsid w:val="008A7677"/>
    <w:rsid w:val="008B2871"/>
    <w:rsid w:val="008B2EE3"/>
    <w:rsid w:val="008B47B3"/>
    <w:rsid w:val="008B7871"/>
    <w:rsid w:val="008C00DC"/>
    <w:rsid w:val="008C10E1"/>
    <w:rsid w:val="008C1147"/>
    <w:rsid w:val="008C2673"/>
    <w:rsid w:val="008C2F1E"/>
    <w:rsid w:val="008D3478"/>
    <w:rsid w:val="008D41A1"/>
    <w:rsid w:val="008D58B3"/>
    <w:rsid w:val="008D6BEC"/>
    <w:rsid w:val="008D7EC7"/>
    <w:rsid w:val="008E2A45"/>
    <w:rsid w:val="008E37EA"/>
    <w:rsid w:val="008E57E1"/>
    <w:rsid w:val="008E7BD6"/>
    <w:rsid w:val="008F21DE"/>
    <w:rsid w:val="008F2DE8"/>
    <w:rsid w:val="008F5F4E"/>
    <w:rsid w:val="008F7307"/>
    <w:rsid w:val="008F77FA"/>
    <w:rsid w:val="009026B8"/>
    <w:rsid w:val="00902BF4"/>
    <w:rsid w:val="00903CFF"/>
    <w:rsid w:val="0090421E"/>
    <w:rsid w:val="00910687"/>
    <w:rsid w:val="00910A1B"/>
    <w:rsid w:val="00921621"/>
    <w:rsid w:val="009242D6"/>
    <w:rsid w:val="00927B4D"/>
    <w:rsid w:val="00930885"/>
    <w:rsid w:val="00933AA2"/>
    <w:rsid w:val="00933CB3"/>
    <w:rsid w:val="00934C9E"/>
    <w:rsid w:val="00935E74"/>
    <w:rsid w:val="00941059"/>
    <w:rsid w:val="009456F6"/>
    <w:rsid w:val="00945885"/>
    <w:rsid w:val="0094690C"/>
    <w:rsid w:val="00947D0D"/>
    <w:rsid w:val="009547E4"/>
    <w:rsid w:val="00962D9F"/>
    <w:rsid w:val="009662B9"/>
    <w:rsid w:val="00974A49"/>
    <w:rsid w:val="0097561C"/>
    <w:rsid w:val="0097718C"/>
    <w:rsid w:val="00977605"/>
    <w:rsid w:val="009808AF"/>
    <w:rsid w:val="009809D2"/>
    <w:rsid w:val="00982B90"/>
    <w:rsid w:val="00984879"/>
    <w:rsid w:val="00984E06"/>
    <w:rsid w:val="009863A6"/>
    <w:rsid w:val="009916E2"/>
    <w:rsid w:val="00991820"/>
    <w:rsid w:val="00997E24"/>
    <w:rsid w:val="009A6012"/>
    <w:rsid w:val="009A6DBA"/>
    <w:rsid w:val="009A7776"/>
    <w:rsid w:val="009B03FA"/>
    <w:rsid w:val="009B0ED2"/>
    <w:rsid w:val="009B4571"/>
    <w:rsid w:val="009B4D4F"/>
    <w:rsid w:val="009B6FE4"/>
    <w:rsid w:val="009D03AE"/>
    <w:rsid w:val="009D18A1"/>
    <w:rsid w:val="009E020A"/>
    <w:rsid w:val="009E274B"/>
    <w:rsid w:val="009E2D6B"/>
    <w:rsid w:val="009E3944"/>
    <w:rsid w:val="009F0111"/>
    <w:rsid w:val="009F36C9"/>
    <w:rsid w:val="00A00C3A"/>
    <w:rsid w:val="00A01257"/>
    <w:rsid w:val="00A071DB"/>
    <w:rsid w:val="00A10FE7"/>
    <w:rsid w:val="00A11AA6"/>
    <w:rsid w:val="00A128EB"/>
    <w:rsid w:val="00A12E3E"/>
    <w:rsid w:val="00A13733"/>
    <w:rsid w:val="00A20239"/>
    <w:rsid w:val="00A23CED"/>
    <w:rsid w:val="00A24951"/>
    <w:rsid w:val="00A2605F"/>
    <w:rsid w:val="00A2652E"/>
    <w:rsid w:val="00A32969"/>
    <w:rsid w:val="00A3358F"/>
    <w:rsid w:val="00A33F10"/>
    <w:rsid w:val="00A3560B"/>
    <w:rsid w:val="00A36AED"/>
    <w:rsid w:val="00A42254"/>
    <w:rsid w:val="00A44F8F"/>
    <w:rsid w:val="00A45652"/>
    <w:rsid w:val="00A46675"/>
    <w:rsid w:val="00A46A9B"/>
    <w:rsid w:val="00A5066B"/>
    <w:rsid w:val="00A517D4"/>
    <w:rsid w:val="00A52543"/>
    <w:rsid w:val="00A53185"/>
    <w:rsid w:val="00A5352F"/>
    <w:rsid w:val="00A540CE"/>
    <w:rsid w:val="00A6150A"/>
    <w:rsid w:val="00A64444"/>
    <w:rsid w:val="00A73CCF"/>
    <w:rsid w:val="00A74B0D"/>
    <w:rsid w:val="00A75459"/>
    <w:rsid w:val="00A77BA8"/>
    <w:rsid w:val="00A81276"/>
    <w:rsid w:val="00A82C84"/>
    <w:rsid w:val="00A8635B"/>
    <w:rsid w:val="00A87FFD"/>
    <w:rsid w:val="00A90634"/>
    <w:rsid w:val="00A9152E"/>
    <w:rsid w:val="00A93DAC"/>
    <w:rsid w:val="00A9617C"/>
    <w:rsid w:val="00AA0034"/>
    <w:rsid w:val="00AA1A93"/>
    <w:rsid w:val="00AA3180"/>
    <w:rsid w:val="00AA3D9E"/>
    <w:rsid w:val="00AA5065"/>
    <w:rsid w:val="00AA7469"/>
    <w:rsid w:val="00AA7F07"/>
    <w:rsid w:val="00AB1766"/>
    <w:rsid w:val="00AB2A17"/>
    <w:rsid w:val="00AB340C"/>
    <w:rsid w:val="00AB4324"/>
    <w:rsid w:val="00AB72C2"/>
    <w:rsid w:val="00AC0344"/>
    <w:rsid w:val="00AC4079"/>
    <w:rsid w:val="00AC6354"/>
    <w:rsid w:val="00AC710A"/>
    <w:rsid w:val="00AD0A16"/>
    <w:rsid w:val="00AD1543"/>
    <w:rsid w:val="00AD453E"/>
    <w:rsid w:val="00AD5E2F"/>
    <w:rsid w:val="00AE1F36"/>
    <w:rsid w:val="00AE2B5D"/>
    <w:rsid w:val="00AE75DD"/>
    <w:rsid w:val="00AF060A"/>
    <w:rsid w:val="00AF0C5D"/>
    <w:rsid w:val="00AF1977"/>
    <w:rsid w:val="00AF3215"/>
    <w:rsid w:val="00B01BA3"/>
    <w:rsid w:val="00B024F6"/>
    <w:rsid w:val="00B044C4"/>
    <w:rsid w:val="00B061F1"/>
    <w:rsid w:val="00B07295"/>
    <w:rsid w:val="00B13071"/>
    <w:rsid w:val="00B13ABF"/>
    <w:rsid w:val="00B14873"/>
    <w:rsid w:val="00B14E4F"/>
    <w:rsid w:val="00B17DF0"/>
    <w:rsid w:val="00B20131"/>
    <w:rsid w:val="00B24341"/>
    <w:rsid w:val="00B25EC8"/>
    <w:rsid w:val="00B26015"/>
    <w:rsid w:val="00B31C62"/>
    <w:rsid w:val="00B35CC6"/>
    <w:rsid w:val="00B36A0C"/>
    <w:rsid w:val="00B4169B"/>
    <w:rsid w:val="00B4188C"/>
    <w:rsid w:val="00B47E5F"/>
    <w:rsid w:val="00B51E39"/>
    <w:rsid w:val="00B53507"/>
    <w:rsid w:val="00B5371E"/>
    <w:rsid w:val="00B56319"/>
    <w:rsid w:val="00B607B0"/>
    <w:rsid w:val="00B60AF4"/>
    <w:rsid w:val="00B61BF9"/>
    <w:rsid w:val="00B63D02"/>
    <w:rsid w:val="00B644FC"/>
    <w:rsid w:val="00B65C7C"/>
    <w:rsid w:val="00B724CD"/>
    <w:rsid w:val="00B7435A"/>
    <w:rsid w:val="00B74DD0"/>
    <w:rsid w:val="00B7611E"/>
    <w:rsid w:val="00B76DD3"/>
    <w:rsid w:val="00B81328"/>
    <w:rsid w:val="00B868C0"/>
    <w:rsid w:val="00B87C55"/>
    <w:rsid w:val="00B90329"/>
    <w:rsid w:val="00B9262E"/>
    <w:rsid w:val="00B93C24"/>
    <w:rsid w:val="00B94F4D"/>
    <w:rsid w:val="00BA0C2A"/>
    <w:rsid w:val="00BA2056"/>
    <w:rsid w:val="00BA5A25"/>
    <w:rsid w:val="00BA6CC5"/>
    <w:rsid w:val="00BA74AB"/>
    <w:rsid w:val="00BB2626"/>
    <w:rsid w:val="00BB58EE"/>
    <w:rsid w:val="00BC0F25"/>
    <w:rsid w:val="00BC182E"/>
    <w:rsid w:val="00BC2307"/>
    <w:rsid w:val="00BC2C09"/>
    <w:rsid w:val="00BC2DDA"/>
    <w:rsid w:val="00BC4683"/>
    <w:rsid w:val="00BC4B17"/>
    <w:rsid w:val="00BC59FC"/>
    <w:rsid w:val="00BD0CBE"/>
    <w:rsid w:val="00BD3D0D"/>
    <w:rsid w:val="00BD5CD0"/>
    <w:rsid w:val="00BD7BAB"/>
    <w:rsid w:val="00BE210E"/>
    <w:rsid w:val="00BE50E8"/>
    <w:rsid w:val="00BE7C88"/>
    <w:rsid w:val="00BF0FAB"/>
    <w:rsid w:val="00BF22C4"/>
    <w:rsid w:val="00BF3B13"/>
    <w:rsid w:val="00BF7A5A"/>
    <w:rsid w:val="00C032FB"/>
    <w:rsid w:val="00C049A2"/>
    <w:rsid w:val="00C10566"/>
    <w:rsid w:val="00C105EB"/>
    <w:rsid w:val="00C14FBA"/>
    <w:rsid w:val="00C166EB"/>
    <w:rsid w:val="00C171A8"/>
    <w:rsid w:val="00C22C19"/>
    <w:rsid w:val="00C33384"/>
    <w:rsid w:val="00C34370"/>
    <w:rsid w:val="00C34A00"/>
    <w:rsid w:val="00C4060A"/>
    <w:rsid w:val="00C50B88"/>
    <w:rsid w:val="00C5197E"/>
    <w:rsid w:val="00C53A75"/>
    <w:rsid w:val="00C551BF"/>
    <w:rsid w:val="00C57104"/>
    <w:rsid w:val="00C57384"/>
    <w:rsid w:val="00C61F9F"/>
    <w:rsid w:val="00C63FA1"/>
    <w:rsid w:val="00C646F5"/>
    <w:rsid w:val="00C650FE"/>
    <w:rsid w:val="00C67609"/>
    <w:rsid w:val="00C70134"/>
    <w:rsid w:val="00C70ED4"/>
    <w:rsid w:val="00C72D1C"/>
    <w:rsid w:val="00C730FA"/>
    <w:rsid w:val="00C7357C"/>
    <w:rsid w:val="00C75A88"/>
    <w:rsid w:val="00C777FE"/>
    <w:rsid w:val="00C80818"/>
    <w:rsid w:val="00C8126D"/>
    <w:rsid w:val="00C84251"/>
    <w:rsid w:val="00C844B6"/>
    <w:rsid w:val="00C94F93"/>
    <w:rsid w:val="00CA4011"/>
    <w:rsid w:val="00CA4613"/>
    <w:rsid w:val="00CB322E"/>
    <w:rsid w:val="00CB6F93"/>
    <w:rsid w:val="00CB747E"/>
    <w:rsid w:val="00CB781A"/>
    <w:rsid w:val="00CC27DB"/>
    <w:rsid w:val="00CC2FD6"/>
    <w:rsid w:val="00CC5B49"/>
    <w:rsid w:val="00CC5FF6"/>
    <w:rsid w:val="00CC6FA2"/>
    <w:rsid w:val="00CD7764"/>
    <w:rsid w:val="00CE1F50"/>
    <w:rsid w:val="00CF4B34"/>
    <w:rsid w:val="00CF65A0"/>
    <w:rsid w:val="00D04F43"/>
    <w:rsid w:val="00D051A9"/>
    <w:rsid w:val="00D063E0"/>
    <w:rsid w:val="00D0792A"/>
    <w:rsid w:val="00D10410"/>
    <w:rsid w:val="00D10EC9"/>
    <w:rsid w:val="00D16DF9"/>
    <w:rsid w:val="00D20D6D"/>
    <w:rsid w:val="00D273B9"/>
    <w:rsid w:val="00D279AC"/>
    <w:rsid w:val="00D31363"/>
    <w:rsid w:val="00D3248E"/>
    <w:rsid w:val="00D32569"/>
    <w:rsid w:val="00D335E0"/>
    <w:rsid w:val="00D34649"/>
    <w:rsid w:val="00D34948"/>
    <w:rsid w:val="00D35C36"/>
    <w:rsid w:val="00D402B0"/>
    <w:rsid w:val="00D4083E"/>
    <w:rsid w:val="00D414AF"/>
    <w:rsid w:val="00D5017F"/>
    <w:rsid w:val="00D50805"/>
    <w:rsid w:val="00D5479A"/>
    <w:rsid w:val="00D54A17"/>
    <w:rsid w:val="00D61714"/>
    <w:rsid w:val="00D64068"/>
    <w:rsid w:val="00D66A4B"/>
    <w:rsid w:val="00D7502B"/>
    <w:rsid w:val="00D75F70"/>
    <w:rsid w:val="00D76640"/>
    <w:rsid w:val="00D76B3D"/>
    <w:rsid w:val="00D771EE"/>
    <w:rsid w:val="00D802F5"/>
    <w:rsid w:val="00D8037D"/>
    <w:rsid w:val="00D8109D"/>
    <w:rsid w:val="00D830C5"/>
    <w:rsid w:val="00D84F20"/>
    <w:rsid w:val="00DA6AC9"/>
    <w:rsid w:val="00DB0102"/>
    <w:rsid w:val="00DB16C7"/>
    <w:rsid w:val="00DB39BA"/>
    <w:rsid w:val="00DB6762"/>
    <w:rsid w:val="00DC0960"/>
    <w:rsid w:val="00DC253B"/>
    <w:rsid w:val="00DC7F52"/>
    <w:rsid w:val="00DD019B"/>
    <w:rsid w:val="00DD6C10"/>
    <w:rsid w:val="00DE1090"/>
    <w:rsid w:val="00DE1417"/>
    <w:rsid w:val="00DE36BB"/>
    <w:rsid w:val="00DE4787"/>
    <w:rsid w:val="00DE4DBB"/>
    <w:rsid w:val="00DE567B"/>
    <w:rsid w:val="00DE6948"/>
    <w:rsid w:val="00DE7F12"/>
    <w:rsid w:val="00DF10BA"/>
    <w:rsid w:val="00DF2397"/>
    <w:rsid w:val="00DF2B4A"/>
    <w:rsid w:val="00DF6EF3"/>
    <w:rsid w:val="00DF7CA0"/>
    <w:rsid w:val="00E00934"/>
    <w:rsid w:val="00E01BC8"/>
    <w:rsid w:val="00E0311C"/>
    <w:rsid w:val="00E04DF4"/>
    <w:rsid w:val="00E06648"/>
    <w:rsid w:val="00E139AD"/>
    <w:rsid w:val="00E23C32"/>
    <w:rsid w:val="00E242CC"/>
    <w:rsid w:val="00E25868"/>
    <w:rsid w:val="00E277DE"/>
    <w:rsid w:val="00E31443"/>
    <w:rsid w:val="00E33D43"/>
    <w:rsid w:val="00E34C73"/>
    <w:rsid w:val="00E34EAF"/>
    <w:rsid w:val="00E35B31"/>
    <w:rsid w:val="00E3662F"/>
    <w:rsid w:val="00E43679"/>
    <w:rsid w:val="00E51344"/>
    <w:rsid w:val="00E526D3"/>
    <w:rsid w:val="00E53B55"/>
    <w:rsid w:val="00E54F23"/>
    <w:rsid w:val="00E60D7E"/>
    <w:rsid w:val="00E60E5A"/>
    <w:rsid w:val="00E627CF"/>
    <w:rsid w:val="00E62873"/>
    <w:rsid w:val="00E62FDD"/>
    <w:rsid w:val="00E6357D"/>
    <w:rsid w:val="00E66E0B"/>
    <w:rsid w:val="00E819F2"/>
    <w:rsid w:val="00E84820"/>
    <w:rsid w:val="00E84C5A"/>
    <w:rsid w:val="00E8685D"/>
    <w:rsid w:val="00E86926"/>
    <w:rsid w:val="00E9013F"/>
    <w:rsid w:val="00E90DBC"/>
    <w:rsid w:val="00E91C5E"/>
    <w:rsid w:val="00E93469"/>
    <w:rsid w:val="00E93E8A"/>
    <w:rsid w:val="00EA0CAD"/>
    <w:rsid w:val="00EA0F24"/>
    <w:rsid w:val="00EA3F85"/>
    <w:rsid w:val="00EA54B7"/>
    <w:rsid w:val="00EA56DF"/>
    <w:rsid w:val="00EA6BDF"/>
    <w:rsid w:val="00EA7729"/>
    <w:rsid w:val="00EB3AA7"/>
    <w:rsid w:val="00EB72C5"/>
    <w:rsid w:val="00EC10F1"/>
    <w:rsid w:val="00EC5128"/>
    <w:rsid w:val="00EC51F8"/>
    <w:rsid w:val="00ED50F2"/>
    <w:rsid w:val="00ED56CE"/>
    <w:rsid w:val="00EE3A9D"/>
    <w:rsid w:val="00EE661A"/>
    <w:rsid w:val="00EF1024"/>
    <w:rsid w:val="00EF5D02"/>
    <w:rsid w:val="00EF7212"/>
    <w:rsid w:val="00F003DB"/>
    <w:rsid w:val="00F02152"/>
    <w:rsid w:val="00F04BEC"/>
    <w:rsid w:val="00F140DD"/>
    <w:rsid w:val="00F1632C"/>
    <w:rsid w:val="00F24BEF"/>
    <w:rsid w:val="00F27BEE"/>
    <w:rsid w:val="00F33FAB"/>
    <w:rsid w:val="00F360A8"/>
    <w:rsid w:val="00F37E79"/>
    <w:rsid w:val="00F41036"/>
    <w:rsid w:val="00F469DE"/>
    <w:rsid w:val="00F46B56"/>
    <w:rsid w:val="00F50EDB"/>
    <w:rsid w:val="00F50F31"/>
    <w:rsid w:val="00F54A68"/>
    <w:rsid w:val="00F55032"/>
    <w:rsid w:val="00F62ECA"/>
    <w:rsid w:val="00F664DA"/>
    <w:rsid w:val="00F67692"/>
    <w:rsid w:val="00F70D0E"/>
    <w:rsid w:val="00F75422"/>
    <w:rsid w:val="00F76423"/>
    <w:rsid w:val="00F76A37"/>
    <w:rsid w:val="00F80B1C"/>
    <w:rsid w:val="00F81ADD"/>
    <w:rsid w:val="00F81D40"/>
    <w:rsid w:val="00F83A17"/>
    <w:rsid w:val="00F904AC"/>
    <w:rsid w:val="00F936B4"/>
    <w:rsid w:val="00F964AF"/>
    <w:rsid w:val="00F97414"/>
    <w:rsid w:val="00FA3A70"/>
    <w:rsid w:val="00FA513F"/>
    <w:rsid w:val="00FA5E67"/>
    <w:rsid w:val="00FB296A"/>
    <w:rsid w:val="00FB47C4"/>
    <w:rsid w:val="00FB4897"/>
    <w:rsid w:val="00FC2EFF"/>
    <w:rsid w:val="00FC570B"/>
    <w:rsid w:val="00FD7C7A"/>
    <w:rsid w:val="00FD7EEB"/>
    <w:rsid w:val="00FE0B12"/>
    <w:rsid w:val="00FE0BE7"/>
    <w:rsid w:val="00FE2A54"/>
    <w:rsid w:val="00FE5777"/>
    <w:rsid w:val="00FF09F7"/>
    <w:rsid w:val="00FF577F"/>
    <w:rsid w:val="00FF5B84"/>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8093"/>
  <w15:docId w15:val="{ED978F18-55B8-44E1-985F-0B9064D9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pl-PL" w:eastAsia="pl-PL"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pPr>
      <w:spacing w:after="200"/>
      <w:jc w:val="left"/>
    </w:pPr>
  </w:style>
  <w:style w:type="paragraph" w:styleId="Nagwek1">
    <w:name w:val="heading 1"/>
    <w:basedOn w:val="Normalny"/>
    <w:link w:val="Nagwek1Znak"/>
    <w:qFormat/>
    <w:rsid w:val="00991820"/>
    <w:pPr>
      <w:keepNext/>
      <w:keepLines/>
      <w:pageBreakBefore/>
      <w:numPr>
        <w:numId w:val="1"/>
      </w:numPr>
      <w:spacing w:before="480" w:after="240" w:line="240" w:lineRule="auto"/>
      <w:ind w:left="714" w:hanging="357"/>
      <w:contextualSpacing/>
      <w:outlineLvl w:val="0"/>
    </w:pPr>
    <w:rPr>
      <w:rFonts w:eastAsia="Calibri"/>
      <w:b/>
      <w:sz w:val="28"/>
      <w:szCs w:val="28"/>
    </w:rPr>
  </w:style>
  <w:style w:type="paragraph" w:styleId="Nagwek2">
    <w:name w:val="heading 2"/>
    <w:basedOn w:val="Normalny"/>
    <w:qFormat/>
    <w:rsid w:val="00AA7469"/>
    <w:pPr>
      <w:keepNext/>
      <w:keepLines/>
      <w:numPr>
        <w:ilvl w:val="1"/>
        <w:numId w:val="1"/>
      </w:numPr>
      <w:suppressLineNumbers/>
      <w:spacing w:before="480" w:after="0"/>
      <w:ind w:left="0"/>
      <w:contextualSpacing/>
      <w:outlineLvl w:val="1"/>
    </w:pPr>
    <w:rPr>
      <w:b/>
      <w:sz w:val="28"/>
    </w:rPr>
  </w:style>
  <w:style w:type="paragraph" w:styleId="Nagwek3">
    <w:name w:val="heading 3"/>
    <w:basedOn w:val="Normalny"/>
    <w:qFormat/>
    <w:pPr>
      <w:keepNext/>
      <w:keepLines/>
      <w:spacing w:before="200" w:after="0"/>
      <w:ind w:left="720" w:hanging="720"/>
      <w:outlineLvl w:val="2"/>
    </w:pPr>
    <w:rPr>
      <w:rFonts w:ascii="Cambria" w:eastAsia="Cambria" w:hAnsi="Cambria" w:cs="Cambria"/>
      <w:b/>
    </w:rPr>
  </w:style>
  <w:style w:type="paragraph" w:styleId="Nagwek4">
    <w:name w:val="heading 4"/>
    <w:basedOn w:val="Normalny"/>
    <w:qFormat/>
    <w:pPr>
      <w:keepNext/>
      <w:keepLines/>
      <w:spacing w:before="200" w:after="0"/>
      <w:ind w:left="864" w:hanging="864"/>
      <w:outlineLvl w:val="3"/>
    </w:pPr>
    <w:rPr>
      <w:rFonts w:ascii="Cambria" w:eastAsia="Cambria" w:hAnsi="Cambria" w:cs="Cambria"/>
      <w:b/>
      <w:i/>
    </w:rPr>
  </w:style>
  <w:style w:type="paragraph" w:styleId="Nagwek5">
    <w:name w:val="heading 5"/>
    <w:basedOn w:val="Normalny"/>
    <w:qFormat/>
    <w:pPr>
      <w:keepNext/>
      <w:keepLines/>
      <w:spacing w:before="200" w:after="0"/>
      <w:ind w:left="1008" w:hanging="1008"/>
      <w:outlineLvl w:val="4"/>
    </w:pPr>
    <w:rPr>
      <w:rFonts w:ascii="Cambria" w:eastAsia="Cambria" w:hAnsi="Cambria" w:cs="Cambria"/>
    </w:rPr>
  </w:style>
  <w:style w:type="paragraph" w:styleId="Nagwek6">
    <w:name w:val="heading 6"/>
    <w:basedOn w:val="Normalny"/>
    <w:qFormat/>
    <w:pPr>
      <w:keepNext/>
      <w:keepLines/>
      <w:spacing w:before="200" w:after="0"/>
      <w:ind w:left="1152" w:hanging="1152"/>
      <w:outlineLvl w:val="5"/>
    </w:pPr>
    <w:rPr>
      <w:rFonts w:ascii="Cambria" w:eastAsia="Cambria" w:hAnsi="Cambria" w:cs="Cambria"/>
      <w:i/>
      <w:color w:val="243F6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InternetLink">
    <w:name w:val="Internet Link"/>
    <w:basedOn w:val="Domylnaczcionkaakapitu"/>
    <w:uiPriority w:val="99"/>
    <w:unhideWhenUsed/>
    <w:rsid w:val="00FC0AF7"/>
    <w:rPr>
      <w:color w:val="0563C1" w:themeColor="hyperlink"/>
      <w:u w:val="single"/>
    </w:rPr>
  </w:style>
  <w:style w:type="character" w:customStyle="1" w:styleId="apple-converted-space">
    <w:name w:val="apple-converted-space"/>
    <w:basedOn w:val="Domylnaczcionkaakapitu"/>
    <w:qFormat/>
    <w:rsid w:val="001012DB"/>
  </w:style>
  <w:style w:type="character" w:customStyle="1" w:styleId="il">
    <w:name w:val="il"/>
    <w:basedOn w:val="Domylnaczcionkaakapitu"/>
    <w:qFormat/>
    <w:rsid w:val="001012DB"/>
  </w:style>
  <w:style w:type="character" w:customStyle="1" w:styleId="ListLabel1">
    <w:name w:val="ListLabel 1"/>
    <w:qFormat/>
    <w:rPr>
      <w:rFonts w:ascii="Calibri" w:hAnsi="Calibri"/>
      <w:b/>
      <w:sz w:val="28"/>
      <w:u w:val="none"/>
    </w:rPr>
  </w:style>
  <w:style w:type="character" w:customStyle="1" w:styleId="ListLabel2">
    <w:name w:val="ListLabel 2"/>
    <w:qFormat/>
    <w:rPr>
      <w:rFonts w:ascii="Calibri" w:hAnsi="Calibri"/>
      <w:b/>
      <w:sz w:val="22"/>
      <w:u w:val="none"/>
    </w:rPr>
  </w:style>
  <w:style w:type="paragraph" w:customStyle="1" w:styleId="Heading">
    <w:name w:val="Heading"/>
    <w:basedOn w:val="Normalny"/>
    <w:next w:val="TextBody"/>
    <w:qFormat/>
    <w:pPr>
      <w:keepNext/>
      <w:spacing w:before="240" w:after="120"/>
    </w:pPr>
    <w:rPr>
      <w:rFonts w:ascii="Liberation Sans" w:eastAsia="Microsoft YaHei" w:hAnsi="Liberation Sans" w:cs="Arial"/>
      <w:sz w:val="28"/>
      <w:szCs w:val="28"/>
    </w:rPr>
  </w:style>
  <w:style w:type="paragraph" w:customStyle="1" w:styleId="TextBody">
    <w:name w:val="Text Body"/>
    <w:basedOn w:val="Normalny"/>
    <w:pPr>
      <w:spacing w:after="140" w:line="288" w:lineRule="auto"/>
    </w:pPr>
  </w:style>
  <w:style w:type="paragraph" w:styleId="Lista">
    <w:name w:val="List"/>
    <w:basedOn w:val="TextBody"/>
    <w:rPr>
      <w:rFonts w:cs="Arial"/>
    </w:rPr>
  </w:style>
  <w:style w:type="paragraph" w:styleId="Legenda">
    <w:name w:val="caption"/>
    <w:basedOn w:val="Normalny"/>
    <w:qFormat/>
    <w:pPr>
      <w:suppressLineNumbers/>
      <w:spacing w:before="120" w:after="120"/>
    </w:pPr>
    <w:rPr>
      <w:rFonts w:cs="Arial"/>
      <w:i/>
      <w:iCs/>
    </w:rPr>
  </w:style>
  <w:style w:type="paragraph" w:customStyle="1" w:styleId="Index">
    <w:name w:val="Index"/>
    <w:basedOn w:val="Normalny"/>
    <w:qFormat/>
    <w:pPr>
      <w:suppressLineNumbers/>
    </w:pPr>
    <w:rPr>
      <w:rFonts w:cs="Arial"/>
    </w:rPr>
  </w:style>
  <w:style w:type="paragraph" w:styleId="Tytu">
    <w:name w:val="Title"/>
    <w:basedOn w:val="Normalny"/>
    <w:qFormat/>
    <w:pPr>
      <w:keepNext/>
      <w:keepLines/>
      <w:spacing w:after="0" w:line="240" w:lineRule="auto"/>
      <w:jc w:val="center"/>
    </w:pPr>
    <w:rPr>
      <w:b/>
      <w:sz w:val="32"/>
      <w:szCs w:val="32"/>
    </w:rPr>
  </w:style>
  <w:style w:type="paragraph" w:styleId="Podtytu">
    <w:name w:val="Subtitle"/>
    <w:basedOn w:val="Normalny"/>
    <w:qFormat/>
    <w:pPr>
      <w:keepNext/>
      <w:keepLines/>
      <w:spacing w:before="360" w:after="80"/>
    </w:pPr>
    <w:rPr>
      <w:rFonts w:ascii="Georgia" w:eastAsia="Georgia" w:hAnsi="Georgia" w:cs="Georgia"/>
      <w:i/>
      <w:color w:val="666666"/>
      <w:sz w:val="48"/>
      <w:szCs w:val="48"/>
    </w:rPr>
  </w:style>
  <w:style w:type="paragraph" w:customStyle="1" w:styleId="FrameContents">
    <w:name w:val="Frame Contents"/>
    <w:basedOn w:val="Normalny"/>
    <w:qFormat/>
  </w:style>
  <w:style w:type="paragraph" w:styleId="Stopka">
    <w:name w:val="footer"/>
    <w:basedOn w:val="Normalny"/>
  </w:style>
  <w:style w:type="paragraph" w:customStyle="1" w:styleId="Quotations">
    <w:name w:val="Quotations"/>
    <w:basedOn w:val="Normalny"/>
    <w:qFormat/>
  </w:style>
  <w:style w:type="paragraph" w:customStyle="1" w:styleId="Addressee">
    <w:name w:val="Addressee"/>
    <w:basedOn w:val="Normalny"/>
  </w:style>
  <w:style w:type="paragraph" w:customStyle="1" w:styleId="ComplimentaryClose">
    <w:name w:val="Complimentary Close"/>
    <w:basedOn w:val="Normalny"/>
  </w:style>
  <w:style w:type="paragraph" w:customStyle="1" w:styleId="Endnote">
    <w:name w:val="Endnote"/>
    <w:basedOn w:val="Normalny"/>
  </w:style>
  <w:style w:type="paragraph" w:customStyle="1" w:styleId="FooterLeft">
    <w:name w:val="Footer Left"/>
    <w:basedOn w:val="Normalny"/>
    <w:qFormat/>
  </w:style>
  <w:style w:type="paragraph" w:customStyle="1" w:styleId="FooterRight">
    <w:name w:val="Footer Right"/>
    <w:basedOn w:val="Normalny"/>
    <w:qFormat/>
  </w:style>
  <w:style w:type="paragraph" w:customStyle="1" w:styleId="Footnote">
    <w:name w:val="Footnote"/>
    <w:basedOn w:val="Normalny"/>
  </w:style>
  <w:style w:type="paragraph" w:styleId="Nagwek">
    <w:name w:val="header"/>
    <w:basedOn w:val="Normalny"/>
  </w:style>
  <w:style w:type="paragraph" w:customStyle="1" w:styleId="HeaderLeft">
    <w:name w:val="Header Left"/>
    <w:basedOn w:val="Normalny"/>
    <w:qFormat/>
  </w:style>
  <w:style w:type="paragraph" w:customStyle="1" w:styleId="HeaderRight">
    <w:name w:val="Header Right"/>
    <w:basedOn w:val="Normalny"/>
    <w:qFormat/>
  </w:style>
  <w:style w:type="paragraph" w:customStyle="1" w:styleId="HorizontalLine">
    <w:name w:val="Horizontal Line"/>
    <w:basedOn w:val="Normalny"/>
    <w:qFormat/>
  </w:style>
  <w:style w:type="paragraph" w:customStyle="1" w:styleId="ListContents">
    <w:name w:val="List Contents"/>
    <w:basedOn w:val="Normalny"/>
    <w:qFormat/>
  </w:style>
  <w:style w:type="paragraph" w:customStyle="1" w:styleId="ListHeading">
    <w:name w:val="List Heading"/>
    <w:basedOn w:val="Normalny"/>
    <w:qFormat/>
  </w:style>
  <w:style w:type="paragraph" w:customStyle="1" w:styleId="PreformattedText">
    <w:name w:val="Preformatted Text"/>
    <w:basedOn w:val="Normalny"/>
    <w:qFormat/>
  </w:style>
  <w:style w:type="table" w:customStyle="1" w:styleId="TableNormal1">
    <w:name w:val="Table Normal1"/>
    <w:tblPr>
      <w:tblCellMar>
        <w:top w:w="0" w:type="dxa"/>
        <w:left w:w="0" w:type="dxa"/>
        <w:bottom w:w="0" w:type="dxa"/>
        <w:right w:w="0" w:type="dxa"/>
      </w:tblCellMar>
    </w:tblPr>
  </w:style>
  <w:style w:type="paragraph" w:styleId="Tekstprzypisudolnego">
    <w:name w:val="footnote text"/>
    <w:basedOn w:val="Normalny"/>
    <w:link w:val="TekstprzypisudolnegoZnak"/>
    <w:uiPriority w:val="99"/>
    <w:semiHidden/>
    <w:unhideWhenUsed/>
    <w:rsid w:val="001C5AE8"/>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1C5AE8"/>
    <w:rPr>
      <w:sz w:val="20"/>
      <w:szCs w:val="20"/>
    </w:rPr>
  </w:style>
  <w:style w:type="character" w:styleId="Odwoanieprzypisudolnego">
    <w:name w:val="footnote reference"/>
    <w:basedOn w:val="Domylnaczcionkaakapitu"/>
    <w:uiPriority w:val="99"/>
    <w:semiHidden/>
    <w:unhideWhenUsed/>
    <w:rsid w:val="001C5AE8"/>
    <w:rPr>
      <w:vertAlign w:val="superscript"/>
    </w:rPr>
  </w:style>
  <w:style w:type="paragraph" w:styleId="Akapitzlist">
    <w:name w:val="List Paragraph"/>
    <w:basedOn w:val="Normalny"/>
    <w:uiPriority w:val="34"/>
    <w:qFormat/>
    <w:rsid w:val="001C5AE8"/>
    <w:pPr>
      <w:ind w:left="720"/>
      <w:contextualSpacing/>
    </w:pPr>
  </w:style>
  <w:style w:type="character" w:styleId="Hipercze">
    <w:name w:val="Hyperlink"/>
    <w:basedOn w:val="Domylnaczcionkaakapitu"/>
    <w:uiPriority w:val="99"/>
    <w:unhideWhenUsed/>
    <w:rsid w:val="0085166E"/>
    <w:rPr>
      <w:color w:val="0563C1" w:themeColor="hyperlink"/>
      <w:u w:val="single"/>
    </w:rPr>
  </w:style>
  <w:style w:type="table" w:styleId="Tabela-Siatka">
    <w:name w:val="Table Grid"/>
    <w:basedOn w:val="Standardowy"/>
    <w:uiPriority w:val="39"/>
    <w:rsid w:val="0085166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Odwoaniedokomentarza">
    <w:name w:val="annotation reference"/>
    <w:basedOn w:val="Domylnaczcionkaakapitu"/>
    <w:uiPriority w:val="99"/>
    <w:semiHidden/>
    <w:unhideWhenUsed/>
    <w:rsid w:val="00524527"/>
    <w:rPr>
      <w:sz w:val="16"/>
      <w:szCs w:val="16"/>
    </w:rPr>
  </w:style>
  <w:style w:type="paragraph" w:styleId="Tekstkomentarza">
    <w:name w:val="annotation text"/>
    <w:basedOn w:val="Normalny"/>
    <w:link w:val="TekstkomentarzaZnak"/>
    <w:uiPriority w:val="99"/>
    <w:semiHidden/>
    <w:unhideWhenUsed/>
    <w:rsid w:val="00524527"/>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524527"/>
    <w:rPr>
      <w:sz w:val="20"/>
      <w:szCs w:val="20"/>
    </w:rPr>
  </w:style>
  <w:style w:type="paragraph" w:styleId="Tematkomentarza">
    <w:name w:val="annotation subject"/>
    <w:basedOn w:val="Tekstkomentarza"/>
    <w:next w:val="Tekstkomentarza"/>
    <w:link w:val="TematkomentarzaZnak"/>
    <w:uiPriority w:val="99"/>
    <w:semiHidden/>
    <w:unhideWhenUsed/>
    <w:rsid w:val="00524527"/>
    <w:rPr>
      <w:b/>
      <w:bCs/>
    </w:rPr>
  </w:style>
  <w:style w:type="character" w:customStyle="1" w:styleId="TematkomentarzaZnak">
    <w:name w:val="Temat komentarza Znak"/>
    <w:basedOn w:val="TekstkomentarzaZnak"/>
    <w:link w:val="Tematkomentarza"/>
    <w:uiPriority w:val="99"/>
    <w:semiHidden/>
    <w:rsid w:val="00524527"/>
    <w:rPr>
      <w:b/>
      <w:bCs/>
      <w:sz w:val="20"/>
      <w:szCs w:val="20"/>
    </w:rPr>
  </w:style>
  <w:style w:type="paragraph" w:styleId="Tekstdymka">
    <w:name w:val="Balloon Text"/>
    <w:basedOn w:val="Normalny"/>
    <w:link w:val="TekstdymkaZnak"/>
    <w:uiPriority w:val="99"/>
    <w:semiHidden/>
    <w:unhideWhenUsed/>
    <w:rsid w:val="00524527"/>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524527"/>
    <w:rPr>
      <w:rFonts w:ascii="Segoe UI" w:hAnsi="Segoe UI" w:cs="Segoe UI"/>
      <w:sz w:val="18"/>
      <w:szCs w:val="18"/>
    </w:rPr>
  </w:style>
  <w:style w:type="character" w:styleId="UyteHipercze">
    <w:name w:val="FollowedHyperlink"/>
    <w:basedOn w:val="Domylnaczcionkaakapitu"/>
    <w:uiPriority w:val="99"/>
    <w:semiHidden/>
    <w:unhideWhenUsed/>
    <w:rsid w:val="00570574"/>
    <w:rPr>
      <w:color w:val="954F72" w:themeColor="followedHyperlink"/>
      <w:u w:val="single"/>
    </w:rPr>
  </w:style>
  <w:style w:type="character" w:styleId="Tekstzastpczy">
    <w:name w:val="Placeholder Text"/>
    <w:basedOn w:val="Domylnaczcionkaakapitu"/>
    <w:uiPriority w:val="99"/>
    <w:semiHidden/>
    <w:rsid w:val="00A2605F"/>
    <w:rPr>
      <w:color w:val="808080"/>
    </w:rPr>
  </w:style>
  <w:style w:type="paragraph" w:styleId="HTML-wstpniesformatowany">
    <w:name w:val="HTML Preformatted"/>
    <w:basedOn w:val="Normalny"/>
    <w:link w:val="HTML-wstpniesformatowanyZnak"/>
    <w:uiPriority w:val="99"/>
    <w:unhideWhenUsed/>
    <w:rsid w:val="007D01E5"/>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rsid w:val="007D01E5"/>
    <w:rPr>
      <w:rFonts w:ascii="Consolas" w:hAnsi="Consolas"/>
      <w:sz w:val="20"/>
      <w:szCs w:val="20"/>
    </w:rPr>
  </w:style>
  <w:style w:type="character" w:styleId="Numerwiersza">
    <w:name w:val="line number"/>
    <w:basedOn w:val="Domylnaczcionkaakapitu"/>
    <w:uiPriority w:val="99"/>
    <w:semiHidden/>
    <w:unhideWhenUsed/>
    <w:rsid w:val="00C646F5"/>
  </w:style>
  <w:style w:type="paragraph" w:styleId="Lista2">
    <w:name w:val="List 2"/>
    <w:basedOn w:val="Normalny"/>
    <w:uiPriority w:val="99"/>
    <w:unhideWhenUsed/>
    <w:rsid w:val="00F81ADD"/>
    <w:pPr>
      <w:ind w:left="720" w:hanging="360"/>
      <w:contextualSpacing/>
    </w:pPr>
  </w:style>
  <w:style w:type="paragraph" w:styleId="Lista3">
    <w:name w:val="List 3"/>
    <w:basedOn w:val="Normalny"/>
    <w:uiPriority w:val="99"/>
    <w:unhideWhenUsed/>
    <w:rsid w:val="00F81ADD"/>
    <w:pPr>
      <w:ind w:left="1080" w:hanging="360"/>
      <w:contextualSpacing/>
    </w:pPr>
  </w:style>
  <w:style w:type="paragraph" w:styleId="Lista4">
    <w:name w:val="List 4"/>
    <w:basedOn w:val="Normalny"/>
    <w:uiPriority w:val="99"/>
    <w:unhideWhenUsed/>
    <w:rsid w:val="00F81ADD"/>
    <w:pPr>
      <w:ind w:left="1440" w:hanging="360"/>
      <w:contextualSpacing/>
    </w:pPr>
  </w:style>
  <w:style w:type="paragraph" w:styleId="Lista-kontynuacja2">
    <w:name w:val="List Continue 2"/>
    <w:basedOn w:val="Normalny"/>
    <w:uiPriority w:val="99"/>
    <w:unhideWhenUsed/>
    <w:rsid w:val="00F81ADD"/>
    <w:pPr>
      <w:spacing w:after="120"/>
      <w:ind w:left="720"/>
      <w:contextualSpacing/>
    </w:pPr>
  </w:style>
  <w:style w:type="paragraph" w:styleId="Tekstpodstawowy">
    <w:name w:val="Body Text"/>
    <w:basedOn w:val="Normalny"/>
    <w:link w:val="TekstpodstawowyZnak"/>
    <w:uiPriority w:val="99"/>
    <w:unhideWhenUsed/>
    <w:rsid w:val="00F81ADD"/>
    <w:pPr>
      <w:spacing w:after="120"/>
    </w:pPr>
  </w:style>
  <w:style w:type="character" w:customStyle="1" w:styleId="TekstpodstawowyZnak">
    <w:name w:val="Tekst podstawowy Znak"/>
    <w:basedOn w:val="Domylnaczcionkaakapitu"/>
    <w:link w:val="Tekstpodstawowy"/>
    <w:uiPriority w:val="99"/>
    <w:rsid w:val="00F81ADD"/>
  </w:style>
  <w:style w:type="paragraph" w:styleId="Tekstpodstawowywcity">
    <w:name w:val="Body Text Indent"/>
    <w:basedOn w:val="Normalny"/>
    <w:link w:val="TekstpodstawowywcityZnak"/>
    <w:uiPriority w:val="99"/>
    <w:unhideWhenUsed/>
    <w:rsid w:val="00F81ADD"/>
    <w:pPr>
      <w:spacing w:after="120"/>
      <w:ind w:left="360"/>
    </w:pPr>
  </w:style>
  <w:style w:type="character" w:customStyle="1" w:styleId="TekstpodstawowywcityZnak">
    <w:name w:val="Tekst podstawowy wcięty Znak"/>
    <w:basedOn w:val="Domylnaczcionkaakapitu"/>
    <w:link w:val="Tekstpodstawowywcity"/>
    <w:uiPriority w:val="99"/>
    <w:rsid w:val="00F81ADD"/>
  </w:style>
  <w:style w:type="paragraph" w:styleId="Tekstpodstawowyzwciciem">
    <w:name w:val="Body Text First Indent"/>
    <w:basedOn w:val="Tekstpodstawowy"/>
    <w:link w:val="TekstpodstawowyzwciciemZnak"/>
    <w:uiPriority w:val="99"/>
    <w:unhideWhenUsed/>
    <w:rsid w:val="00F81ADD"/>
    <w:pPr>
      <w:spacing w:after="200"/>
      <w:ind w:firstLine="360"/>
    </w:pPr>
  </w:style>
  <w:style w:type="character" w:customStyle="1" w:styleId="TekstpodstawowyzwciciemZnak">
    <w:name w:val="Tekst podstawowy z wcięciem Znak"/>
    <w:basedOn w:val="TekstpodstawowyZnak"/>
    <w:link w:val="Tekstpodstawowyzwciciem"/>
    <w:uiPriority w:val="99"/>
    <w:rsid w:val="00F81ADD"/>
  </w:style>
  <w:style w:type="paragraph" w:styleId="Tekstpodstawowyzwciciem2">
    <w:name w:val="Body Text First Indent 2"/>
    <w:basedOn w:val="Tekstpodstawowywcity"/>
    <w:link w:val="Tekstpodstawowyzwciciem2Znak"/>
    <w:uiPriority w:val="99"/>
    <w:unhideWhenUsed/>
    <w:rsid w:val="00F81ADD"/>
    <w:pPr>
      <w:spacing w:after="200"/>
      <w:ind w:firstLine="360"/>
    </w:pPr>
  </w:style>
  <w:style w:type="character" w:customStyle="1" w:styleId="Tekstpodstawowyzwciciem2Znak">
    <w:name w:val="Tekst podstawowy z wcięciem 2 Znak"/>
    <w:basedOn w:val="TekstpodstawowywcityZnak"/>
    <w:link w:val="Tekstpodstawowyzwciciem2"/>
    <w:uiPriority w:val="99"/>
    <w:rsid w:val="00F81ADD"/>
  </w:style>
  <w:style w:type="paragraph" w:styleId="Nagwekspisutreci">
    <w:name w:val="TOC Heading"/>
    <w:basedOn w:val="Nagwek1"/>
    <w:next w:val="Normalny"/>
    <w:uiPriority w:val="39"/>
    <w:unhideWhenUsed/>
    <w:qFormat/>
    <w:rsid w:val="00F62ECA"/>
    <w:pPr>
      <w:spacing w:before="240" w:line="259" w:lineRule="auto"/>
      <w:ind w:left="0" w:firstLine="0"/>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Spistreci2">
    <w:name w:val="toc 2"/>
    <w:basedOn w:val="Normalny"/>
    <w:next w:val="Normalny"/>
    <w:autoRedefine/>
    <w:uiPriority w:val="39"/>
    <w:unhideWhenUsed/>
    <w:rsid w:val="00D61714"/>
    <w:pPr>
      <w:suppressLineNumbers/>
      <w:tabs>
        <w:tab w:val="left" w:pos="880"/>
        <w:tab w:val="right" w:leader="dot" w:pos="9628"/>
      </w:tabs>
      <w:spacing w:after="100" w:line="259" w:lineRule="auto"/>
      <w:ind w:left="220"/>
    </w:pPr>
    <w:rPr>
      <w:rFonts w:asciiTheme="minorHAnsi" w:eastAsiaTheme="minorEastAsia" w:hAnsiTheme="minorHAnsi"/>
      <w:color w:val="auto"/>
      <w:sz w:val="22"/>
      <w:szCs w:val="22"/>
      <w:lang w:val="en-US" w:eastAsia="en-US"/>
    </w:rPr>
  </w:style>
  <w:style w:type="paragraph" w:styleId="Spistreci1">
    <w:name w:val="toc 1"/>
    <w:basedOn w:val="Normalny"/>
    <w:next w:val="Normalny"/>
    <w:autoRedefine/>
    <w:uiPriority w:val="39"/>
    <w:unhideWhenUsed/>
    <w:rsid w:val="00F62ECA"/>
    <w:pPr>
      <w:spacing w:after="100" w:line="259" w:lineRule="auto"/>
    </w:pPr>
    <w:rPr>
      <w:rFonts w:asciiTheme="minorHAnsi" w:eastAsiaTheme="minorEastAsia" w:hAnsiTheme="minorHAnsi"/>
      <w:color w:val="auto"/>
      <w:sz w:val="22"/>
      <w:szCs w:val="22"/>
      <w:lang w:val="en-US" w:eastAsia="en-US"/>
    </w:rPr>
  </w:style>
  <w:style w:type="paragraph" w:styleId="Spistreci3">
    <w:name w:val="toc 3"/>
    <w:basedOn w:val="Normalny"/>
    <w:next w:val="Normalny"/>
    <w:autoRedefine/>
    <w:uiPriority w:val="39"/>
    <w:unhideWhenUsed/>
    <w:rsid w:val="00F62ECA"/>
    <w:pPr>
      <w:spacing w:after="100" w:line="259" w:lineRule="auto"/>
      <w:ind w:left="440"/>
    </w:pPr>
    <w:rPr>
      <w:rFonts w:asciiTheme="minorHAnsi" w:eastAsiaTheme="minorEastAsia" w:hAnsiTheme="minorHAnsi"/>
      <w:color w:val="auto"/>
      <w:sz w:val="22"/>
      <w:szCs w:val="22"/>
      <w:lang w:val="en-US" w:eastAsia="en-US"/>
    </w:rPr>
  </w:style>
  <w:style w:type="character" w:customStyle="1" w:styleId="Nagwek1Znak">
    <w:name w:val="Nagłówek 1 Znak"/>
    <w:basedOn w:val="Domylnaczcionkaakapitu"/>
    <w:link w:val="Nagwek1"/>
    <w:rsid w:val="00991820"/>
    <w:rPr>
      <w:rFonts w:eastAsia="Calibri"/>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032349">
      <w:bodyDiv w:val="1"/>
      <w:marLeft w:val="0"/>
      <w:marRight w:val="0"/>
      <w:marTop w:val="0"/>
      <w:marBottom w:val="0"/>
      <w:divBdr>
        <w:top w:val="none" w:sz="0" w:space="0" w:color="auto"/>
        <w:left w:val="none" w:sz="0" w:space="0" w:color="auto"/>
        <w:bottom w:val="none" w:sz="0" w:space="0" w:color="auto"/>
        <w:right w:val="none" w:sz="0" w:space="0" w:color="auto"/>
      </w:divBdr>
      <w:divsChild>
        <w:div w:id="157384126">
          <w:marLeft w:val="0"/>
          <w:marRight w:val="0"/>
          <w:marTop w:val="0"/>
          <w:marBottom w:val="0"/>
          <w:divBdr>
            <w:top w:val="none" w:sz="0" w:space="0" w:color="auto"/>
            <w:left w:val="none" w:sz="0" w:space="0" w:color="auto"/>
            <w:bottom w:val="none" w:sz="0" w:space="0" w:color="auto"/>
            <w:right w:val="none" w:sz="0" w:space="0" w:color="auto"/>
          </w:divBdr>
        </w:div>
        <w:div w:id="239870384">
          <w:marLeft w:val="0"/>
          <w:marRight w:val="0"/>
          <w:marTop w:val="0"/>
          <w:marBottom w:val="0"/>
          <w:divBdr>
            <w:top w:val="none" w:sz="0" w:space="0" w:color="auto"/>
            <w:left w:val="none" w:sz="0" w:space="0" w:color="auto"/>
            <w:bottom w:val="none" w:sz="0" w:space="0" w:color="auto"/>
            <w:right w:val="none" w:sz="0" w:space="0" w:color="auto"/>
          </w:divBdr>
        </w:div>
        <w:div w:id="283847955">
          <w:marLeft w:val="0"/>
          <w:marRight w:val="0"/>
          <w:marTop w:val="0"/>
          <w:marBottom w:val="0"/>
          <w:divBdr>
            <w:top w:val="none" w:sz="0" w:space="0" w:color="auto"/>
            <w:left w:val="none" w:sz="0" w:space="0" w:color="auto"/>
            <w:bottom w:val="none" w:sz="0" w:space="0" w:color="auto"/>
            <w:right w:val="none" w:sz="0" w:space="0" w:color="auto"/>
          </w:divBdr>
        </w:div>
        <w:div w:id="371275231">
          <w:marLeft w:val="0"/>
          <w:marRight w:val="0"/>
          <w:marTop w:val="0"/>
          <w:marBottom w:val="0"/>
          <w:divBdr>
            <w:top w:val="none" w:sz="0" w:space="0" w:color="auto"/>
            <w:left w:val="none" w:sz="0" w:space="0" w:color="auto"/>
            <w:bottom w:val="none" w:sz="0" w:space="0" w:color="auto"/>
            <w:right w:val="none" w:sz="0" w:space="0" w:color="auto"/>
          </w:divBdr>
        </w:div>
        <w:div w:id="439446893">
          <w:marLeft w:val="0"/>
          <w:marRight w:val="0"/>
          <w:marTop w:val="0"/>
          <w:marBottom w:val="0"/>
          <w:divBdr>
            <w:top w:val="none" w:sz="0" w:space="0" w:color="auto"/>
            <w:left w:val="none" w:sz="0" w:space="0" w:color="auto"/>
            <w:bottom w:val="none" w:sz="0" w:space="0" w:color="auto"/>
            <w:right w:val="none" w:sz="0" w:space="0" w:color="auto"/>
          </w:divBdr>
        </w:div>
        <w:div w:id="453595428">
          <w:marLeft w:val="0"/>
          <w:marRight w:val="0"/>
          <w:marTop w:val="0"/>
          <w:marBottom w:val="0"/>
          <w:divBdr>
            <w:top w:val="none" w:sz="0" w:space="0" w:color="auto"/>
            <w:left w:val="none" w:sz="0" w:space="0" w:color="auto"/>
            <w:bottom w:val="none" w:sz="0" w:space="0" w:color="auto"/>
            <w:right w:val="none" w:sz="0" w:space="0" w:color="auto"/>
          </w:divBdr>
        </w:div>
        <w:div w:id="463156421">
          <w:marLeft w:val="0"/>
          <w:marRight w:val="0"/>
          <w:marTop w:val="0"/>
          <w:marBottom w:val="0"/>
          <w:divBdr>
            <w:top w:val="none" w:sz="0" w:space="0" w:color="auto"/>
            <w:left w:val="none" w:sz="0" w:space="0" w:color="auto"/>
            <w:bottom w:val="none" w:sz="0" w:space="0" w:color="auto"/>
            <w:right w:val="none" w:sz="0" w:space="0" w:color="auto"/>
          </w:divBdr>
        </w:div>
        <w:div w:id="557546510">
          <w:marLeft w:val="0"/>
          <w:marRight w:val="0"/>
          <w:marTop w:val="0"/>
          <w:marBottom w:val="0"/>
          <w:divBdr>
            <w:top w:val="none" w:sz="0" w:space="0" w:color="auto"/>
            <w:left w:val="none" w:sz="0" w:space="0" w:color="auto"/>
            <w:bottom w:val="none" w:sz="0" w:space="0" w:color="auto"/>
            <w:right w:val="none" w:sz="0" w:space="0" w:color="auto"/>
          </w:divBdr>
        </w:div>
        <w:div w:id="651300725">
          <w:marLeft w:val="0"/>
          <w:marRight w:val="0"/>
          <w:marTop w:val="0"/>
          <w:marBottom w:val="0"/>
          <w:divBdr>
            <w:top w:val="none" w:sz="0" w:space="0" w:color="auto"/>
            <w:left w:val="none" w:sz="0" w:space="0" w:color="auto"/>
            <w:bottom w:val="none" w:sz="0" w:space="0" w:color="auto"/>
            <w:right w:val="none" w:sz="0" w:space="0" w:color="auto"/>
          </w:divBdr>
        </w:div>
        <w:div w:id="787697100">
          <w:marLeft w:val="0"/>
          <w:marRight w:val="0"/>
          <w:marTop w:val="0"/>
          <w:marBottom w:val="0"/>
          <w:divBdr>
            <w:top w:val="none" w:sz="0" w:space="0" w:color="auto"/>
            <w:left w:val="none" w:sz="0" w:space="0" w:color="auto"/>
            <w:bottom w:val="none" w:sz="0" w:space="0" w:color="auto"/>
            <w:right w:val="none" w:sz="0" w:space="0" w:color="auto"/>
          </w:divBdr>
        </w:div>
        <w:div w:id="854415550">
          <w:marLeft w:val="0"/>
          <w:marRight w:val="0"/>
          <w:marTop w:val="0"/>
          <w:marBottom w:val="0"/>
          <w:divBdr>
            <w:top w:val="none" w:sz="0" w:space="0" w:color="auto"/>
            <w:left w:val="none" w:sz="0" w:space="0" w:color="auto"/>
            <w:bottom w:val="none" w:sz="0" w:space="0" w:color="auto"/>
            <w:right w:val="none" w:sz="0" w:space="0" w:color="auto"/>
          </w:divBdr>
        </w:div>
        <w:div w:id="1065377029">
          <w:marLeft w:val="0"/>
          <w:marRight w:val="0"/>
          <w:marTop w:val="0"/>
          <w:marBottom w:val="0"/>
          <w:divBdr>
            <w:top w:val="none" w:sz="0" w:space="0" w:color="auto"/>
            <w:left w:val="none" w:sz="0" w:space="0" w:color="auto"/>
            <w:bottom w:val="none" w:sz="0" w:space="0" w:color="auto"/>
            <w:right w:val="none" w:sz="0" w:space="0" w:color="auto"/>
          </w:divBdr>
        </w:div>
        <w:div w:id="1105923810">
          <w:marLeft w:val="0"/>
          <w:marRight w:val="0"/>
          <w:marTop w:val="0"/>
          <w:marBottom w:val="0"/>
          <w:divBdr>
            <w:top w:val="none" w:sz="0" w:space="0" w:color="auto"/>
            <w:left w:val="none" w:sz="0" w:space="0" w:color="auto"/>
            <w:bottom w:val="none" w:sz="0" w:space="0" w:color="auto"/>
            <w:right w:val="none" w:sz="0" w:space="0" w:color="auto"/>
          </w:divBdr>
        </w:div>
        <w:div w:id="1115707356">
          <w:marLeft w:val="0"/>
          <w:marRight w:val="0"/>
          <w:marTop w:val="0"/>
          <w:marBottom w:val="0"/>
          <w:divBdr>
            <w:top w:val="none" w:sz="0" w:space="0" w:color="auto"/>
            <w:left w:val="none" w:sz="0" w:space="0" w:color="auto"/>
            <w:bottom w:val="none" w:sz="0" w:space="0" w:color="auto"/>
            <w:right w:val="none" w:sz="0" w:space="0" w:color="auto"/>
          </w:divBdr>
        </w:div>
        <w:div w:id="1116605464">
          <w:marLeft w:val="0"/>
          <w:marRight w:val="0"/>
          <w:marTop w:val="0"/>
          <w:marBottom w:val="0"/>
          <w:divBdr>
            <w:top w:val="none" w:sz="0" w:space="0" w:color="auto"/>
            <w:left w:val="none" w:sz="0" w:space="0" w:color="auto"/>
            <w:bottom w:val="none" w:sz="0" w:space="0" w:color="auto"/>
            <w:right w:val="none" w:sz="0" w:space="0" w:color="auto"/>
          </w:divBdr>
        </w:div>
        <w:div w:id="1405252132">
          <w:marLeft w:val="0"/>
          <w:marRight w:val="0"/>
          <w:marTop w:val="0"/>
          <w:marBottom w:val="0"/>
          <w:divBdr>
            <w:top w:val="none" w:sz="0" w:space="0" w:color="auto"/>
            <w:left w:val="none" w:sz="0" w:space="0" w:color="auto"/>
            <w:bottom w:val="none" w:sz="0" w:space="0" w:color="auto"/>
            <w:right w:val="none" w:sz="0" w:space="0" w:color="auto"/>
          </w:divBdr>
        </w:div>
        <w:div w:id="1730180413">
          <w:marLeft w:val="0"/>
          <w:marRight w:val="0"/>
          <w:marTop w:val="0"/>
          <w:marBottom w:val="0"/>
          <w:divBdr>
            <w:top w:val="none" w:sz="0" w:space="0" w:color="auto"/>
            <w:left w:val="none" w:sz="0" w:space="0" w:color="auto"/>
            <w:bottom w:val="none" w:sz="0" w:space="0" w:color="auto"/>
            <w:right w:val="none" w:sz="0" w:space="0" w:color="auto"/>
          </w:divBdr>
        </w:div>
        <w:div w:id="1732925534">
          <w:marLeft w:val="0"/>
          <w:marRight w:val="0"/>
          <w:marTop w:val="0"/>
          <w:marBottom w:val="0"/>
          <w:divBdr>
            <w:top w:val="none" w:sz="0" w:space="0" w:color="auto"/>
            <w:left w:val="none" w:sz="0" w:space="0" w:color="auto"/>
            <w:bottom w:val="none" w:sz="0" w:space="0" w:color="auto"/>
            <w:right w:val="none" w:sz="0" w:space="0" w:color="auto"/>
          </w:divBdr>
        </w:div>
        <w:div w:id="1924945600">
          <w:marLeft w:val="0"/>
          <w:marRight w:val="0"/>
          <w:marTop w:val="0"/>
          <w:marBottom w:val="0"/>
          <w:divBdr>
            <w:top w:val="none" w:sz="0" w:space="0" w:color="auto"/>
            <w:left w:val="none" w:sz="0" w:space="0" w:color="auto"/>
            <w:bottom w:val="none" w:sz="0" w:space="0" w:color="auto"/>
            <w:right w:val="none" w:sz="0" w:space="0" w:color="auto"/>
          </w:divBdr>
        </w:div>
        <w:div w:id="1980840304">
          <w:marLeft w:val="0"/>
          <w:marRight w:val="0"/>
          <w:marTop w:val="0"/>
          <w:marBottom w:val="0"/>
          <w:divBdr>
            <w:top w:val="none" w:sz="0" w:space="0" w:color="auto"/>
            <w:left w:val="none" w:sz="0" w:space="0" w:color="auto"/>
            <w:bottom w:val="none" w:sz="0" w:space="0" w:color="auto"/>
            <w:right w:val="none" w:sz="0" w:space="0" w:color="auto"/>
          </w:divBdr>
        </w:div>
        <w:div w:id="2118677876">
          <w:marLeft w:val="0"/>
          <w:marRight w:val="0"/>
          <w:marTop w:val="0"/>
          <w:marBottom w:val="0"/>
          <w:divBdr>
            <w:top w:val="none" w:sz="0" w:space="0" w:color="auto"/>
            <w:left w:val="none" w:sz="0" w:space="0" w:color="auto"/>
            <w:bottom w:val="none" w:sz="0" w:space="0" w:color="auto"/>
            <w:right w:val="none" w:sz="0" w:space="0" w:color="auto"/>
          </w:divBdr>
        </w:div>
      </w:divsChild>
    </w:div>
    <w:div w:id="116532855">
      <w:bodyDiv w:val="1"/>
      <w:marLeft w:val="0"/>
      <w:marRight w:val="0"/>
      <w:marTop w:val="0"/>
      <w:marBottom w:val="0"/>
      <w:divBdr>
        <w:top w:val="none" w:sz="0" w:space="0" w:color="auto"/>
        <w:left w:val="none" w:sz="0" w:space="0" w:color="auto"/>
        <w:bottom w:val="none" w:sz="0" w:space="0" w:color="auto"/>
        <w:right w:val="none" w:sz="0" w:space="0" w:color="auto"/>
      </w:divBdr>
    </w:div>
    <w:div w:id="191067215">
      <w:bodyDiv w:val="1"/>
      <w:marLeft w:val="0"/>
      <w:marRight w:val="0"/>
      <w:marTop w:val="0"/>
      <w:marBottom w:val="0"/>
      <w:divBdr>
        <w:top w:val="none" w:sz="0" w:space="0" w:color="auto"/>
        <w:left w:val="none" w:sz="0" w:space="0" w:color="auto"/>
        <w:bottom w:val="none" w:sz="0" w:space="0" w:color="auto"/>
        <w:right w:val="none" w:sz="0" w:space="0" w:color="auto"/>
      </w:divBdr>
    </w:div>
    <w:div w:id="265432801">
      <w:bodyDiv w:val="1"/>
      <w:marLeft w:val="0"/>
      <w:marRight w:val="0"/>
      <w:marTop w:val="0"/>
      <w:marBottom w:val="0"/>
      <w:divBdr>
        <w:top w:val="none" w:sz="0" w:space="0" w:color="auto"/>
        <w:left w:val="none" w:sz="0" w:space="0" w:color="auto"/>
        <w:bottom w:val="none" w:sz="0" w:space="0" w:color="auto"/>
        <w:right w:val="none" w:sz="0" w:space="0" w:color="auto"/>
      </w:divBdr>
    </w:div>
    <w:div w:id="532573429">
      <w:bodyDiv w:val="1"/>
      <w:marLeft w:val="0"/>
      <w:marRight w:val="0"/>
      <w:marTop w:val="0"/>
      <w:marBottom w:val="0"/>
      <w:divBdr>
        <w:top w:val="none" w:sz="0" w:space="0" w:color="auto"/>
        <w:left w:val="none" w:sz="0" w:space="0" w:color="auto"/>
        <w:bottom w:val="none" w:sz="0" w:space="0" w:color="auto"/>
        <w:right w:val="none" w:sz="0" w:space="0" w:color="auto"/>
      </w:divBdr>
    </w:div>
    <w:div w:id="625817459">
      <w:bodyDiv w:val="1"/>
      <w:marLeft w:val="0"/>
      <w:marRight w:val="0"/>
      <w:marTop w:val="0"/>
      <w:marBottom w:val="0"/>
      <w:divBdr>
        <w:top w:val="none" w:sz="0" w:space="0" w:color="auto"/>
        <w:left w:val="none" w:sz="0" w:space="0" w:color="auto"/>
        <w:bottom w:val="none" w:sz="0" w:space="0" w:color="auto"/>
        <w:right w:val="none" w:sz="0" w:space="0" w:color="auto"/>
      </w:divBdr>
    </w:div>
    <w:div w:id="820388072">
      <w:bodyDiv w:val="1"/>
      <w:marLeft w:val="0"/>
      <w:marRight w:val="0"/>
      <w:marTop w:val="0"/>
      <w:marBottom w:val="0"/>
      <w:divBdr>
        <w:top w:val="none" w:sz="0" w:space="0" w:color="auto"/>
        <w:left w:val="none" w:sz="0" w:space="0" w:color="auto"/>
        <w:bottom w:val="none" w:sz="0" w:space="0" w:color="auto"/>
        <w:right w:val="none" w:sz="0" w:space="0" w:color="auto"/>
      </w:divBdr>
    </w:div>
    <w:div w:id="942608161">
      <w:bodyDiv w:val="1"/>
      <w:marLeft w:val="0"/>
      <w:marRight w:val="0"/>
      <w:marTop w:val="0"/>
      <w:marBottom w:val="0"/>
      <w:divBdr>
        <w:top w:val="none" w:sz="0" w:space="0" w:color="auto"/>
        <w:left w:val="none" w:sz="0" w:space="0" w:color="auto"/>
        <w:bottom w:val="none" w:sz="0" w:space="0" w:color="auto"/>
        <w:right w:val="none" w:sz="0" w:space="0" w:color="auto"/>
      </w:divBdr>
    </w:div>
    <w:div w:id="1231572814">
      <w:bodyDiv w:val="1"/>
      <w:marLeft w:val="0"/>
      <w:marRight w:val="0"/>
      <w:marTop w:val="0"/>
      <w:marBottom w:val="0"/>
      <w:divBdr>
        <w:top w:val="none" w:sz="0" w:space="0" w:color="auto"/>
        <w:left w:val="none" w:sz="0" w:space="0" w:color="auto"/>
        <w:bottom w:val="none" w:sz="0" w:space="0" w:color="auto"/>
        <w:right w:val="none" w:sz="0" w:space="0" w:color="auto"/>
      </w:divBdr>
    </w:div>
    <w:div w:id="1403213098">
      <w:bodyDiv w:val="1"/>
      <w:marLeft w:val="0"/>
      <w:marRight w:val="0"/>
      <w:marTop w:val="0"/>
      <w:marBottom w:val="0"/>
      <w:divBdr>
        <w:top w:val="none" w:sz="0" w:space="0" w:color="auto"/>
        <w:left w:val="none" w:sz="0" w:space="0" w:color="auto"/>
        <w:bottom w:val="none" w:sz="0" w:space="0" w:color="auto"/>
        <w:right w:val="none" w:sz="0" w:space="0" w:color="auto"/>
      </w:divBdr>
    </w:div>
    <w:div w:id="1537503173">
      <w:bodyDiv w:val="1"/>
      <w:marLeft w:val="0"/>
      <w:marRight w:val="0"/>
      <w:marTop w:val="0"/>
      <w:marBottom w:val="0"/>
      <w:divBdr>
        <w:top w:val="none" w:sz="0" w:space="0" w:color="auto"/>
        <w:left w:val="none" w:sz="0" w:space="0" w:color="auto"/>
        <w:bottom w:val="none" w:sz="0" w:space="0" w:color="auto"/>
        <w:right w:val="none" w:sz="0" w:space="0" w:color="auto"/>
      </w:divBdr>
    </w:div>
    <w:div w:id="1812676959">
      <w:bodyDiv w:val="1"/>
      <w:marLeft w:val="0"/>
      <w:marRight w:val="0"/>
      <w:marTop w:val="0"/>
      <w:marBottom w:val="0"/>
      <w:divBdr>
        <w:top w:val="none" w:sz="0" w:space="0" w:color="auto"/>
        <w:left w:val="none" w:sz="0" w:space="0" w:color="auto"/>
        <w:bottom w:val="none" w:sz="0" w:space="0" w:color="auto"/>
        <w:right w:val="none" w:sz="0" w:space="0" w:color="auto"/>
      </w:divBdr>
      <w:divsChild>
        <w:div w:id="4135183">
          <w:marLeft w:val="0"/>
          <w:marRight w:val="0"/>
          <w:marTop w:val="0"/>
          <w:marBottom w:val="0"/>
          <w:divBdr>
            <w:top w:val="none" w:sz="0" w:space="0" w:color="auto"/>
            <w:left w:val="none" w:sz="0" w:space="0" w:color="auto"/>
            <w:bottom w:val="none" w:sz="0" w:space="0" w:color="auto"/>
            <w:right w:val="none" w:sz="0" w:space="0" w:color="auto"/>
          </w:divBdr>
        </w:div>
        <w:div w:id="12390221">
          <w:marLeft w:val="0"/>
          <w:marRight w:val="0"/>
          <w:marTop w:val="0"/>
          <w:marBottom w:val="0"/>
          <w:divBdr>
            <w:top w:val="none" w:sz="0" w:space="0" w:color="auto"/>
            <w:left w:val="none" w:sz="0" w:space="0" w:color="auto"/>
            <w:bottom w:val="none" w:sz="0" w:space="0" w:color="auto"/>
            <w:right w:val="none" w:sz="0" w:space="0" w:color="auto"/>
          </w:divBdr>
        </w:div>
        <w:div w:id="23559635">
          <w:marLeft w:val="0"/>
          <w:marRight w:val="0"/>
          <w:marTop w:val="0"/>
          <w:marBottom w:val="0"/>
          <w:divBdr>
            <w:top w:val="none" w:sz="0" w:space="0" w:color="auto"/>
            <w:left w:val="none" w:sz="0" w:space="0" w:color="auto"/>
            <w:bottom w:val="none" w:sz="0" w:space="0" w:color="auto"/>
            <w:right w:val="none" w:sz="0" w:space="0" w:color="auto"/>
          </w:divBdr>
        </w:div>
        <w:div w:id="60442662">
          <w:marLeft w:val="0"/>
          <w:marRight w:val="0"/>
          <w:marTop w:val="0"/>
          <w:marBottom w:val="0"/>
          <w:divBdr>
            <w:top w:val="none" w:sz="0" w:space="0" w:color="auto"/>
            <w:left w:val="none" w:sz="0" w:space="0" w:color="auto"/>
            <w:bottom w:val="none" w:sz="0" w:space="0" w:color="auto"/>
            <w:right w:val="none" w:sz="0" w:space="0" w:color="auto"/>
          </w:divBdr>
        </w:div>
        <w:div w:id="117535777">
          <w:marLeft w:val="0"/>
          <w:marRight w:val="0"/>
          <w:marTop w:val="0"/>
          <w:marBottom w:val="0"/>
          <w:divBdr>
            <w:top w:val="none" w:sz="0" w:space="0" w:color="auto"/>
            <w:left w:val="none" w:sz="0" w:space="0" w:color="auto"/>
            <w:bottom w:val="none" w:sz="0" w:space="0" w:color="auto"/>
            <w:right w:val="none" w:sz="0" w:space="0" w:color="auto"/>
          </w:divBdr>
        </w:div>
        <w:div w:id="139079294">
          <w:marLeft w:val="0"/>
          <w:marRight w:val="0"/>
          <w:marTop w:val="0"/>
          <w:marBottom w:val="0"/>
          <w:divBdr>
            <w:top w:val="none" w:sz="0" w:space="0" w:color="auto"/>
            <w:left w:val="none" w:sz="0" w:space="0" w:color="auto"/>
            <w:bottom w:val="none" w:sz="0" w:space="0" w:color="auto"/>
            <w:right w:val="none" w:sz="0" w:space="0" w:color="auto"/>
          </w:divBdr>
        </w:div>
        <w:div w:id="150408159">
          <w:marLeft w:val="0"/>
          <w:marRight w:val="0"/>
          <w:marTop w:val="0"/>
          <w:marBottom w:val="0"/>
          <w:divBdr>
            <w:top w:val="none" w:sz="0" w:space="0" w:color="auto"/>
            <w:left w:val="none" w:sz="0" w:space="0" w:color="auto"/>
            <w:bottom w:val="none" w:sz="0" w:space="0" w:color="auto"/>
            <w:right w:val="none" w:sz="0" w:space="0" w:color="auto"/>
          </w:divBdr>
        </w:div>
        <w:div w:id="172039888">
          <w:marLeft w:val="0"/>
          <w:marRight w:val="0"/>
          <w:marTop w:val="0"/>
          <w:marBottom w:val="0"/>
          <w:divBdr>
            <w:top w:val="none" w:sz="0" w:space="0" w:color="auto"/>
            <w:left w:val="none" w:sz="0" w:space="0" w:color="auto"/>
            <w:bottom w:val="none" w:sz="0" w:space="0" w:color="auto"/>
            <w:right w:val="none" w:sz="0" w:space="0" w:color="auto"/>
          </w:divBdr>
        </w:div>
        <w:div w:id="180435736">
          <w:marLeft w:val="0"/>
          <w:marRight w:val="0"/>
          <w:marTop w:val="0"/>
          <w:marBottom w:val="0"/>
          <w:divBdr>
            <w:top w:val="none" w:sz="0" w:space="0" w:color="auto"/>
            <w:left w:val="none" w:sz="0" w:space="0" w:color="auto"/>
            <w:bottom w:val="none" w:sz="0" w:space="0" w:color="auto"/>
            <w:right w:val="none" w:sz="0" w:space="0" w:color="auto"/>
          </w:divBdr>
        </w:div>
        <w:div w:id="181558071">
          <w:marLeft w:val="0"/>
          <w:marRight w:val="0"/>
          <w:marTop w:val="0"/>
          <w:marBottom w:val="0"/>
          <w:divBdr>
            <w:top w:val="none" w:sz="0" w:space="0" w:color="auto"/>
            <w:left w:val="none" w:sz="0" w:space="0" w:color="auto"/>
            <w:bottom w:val="none" w:sz="0" w:space="0" w:color="auto"/>
            <w:right w:val="none" w:sz="0" w:space="0" w:color="auto"/>
          </w:divBdr>
        </w:div>
        <w:div w:id="243733699">
          <w:marLeft w:val="0"/>
          <w:marRight w:val="0"/>
          <w:marTop w:val="0"/>
          <w:marBottom w:val="0"/>
          <w:divBdr>
            <w:top w:val="none" w:sz="0" w:space="0" w:color="auto"/>
            <w:left w:val="none" w:sz="0" w:space="0" w:color="auto"/>
            <w:bottom w:val="none" w:sz="0" w:space="0" w:color="auto"/>
            <w:right w:val="none" w:sz="0" w:space="0" w:color="auto"/>
          </w:divBdr>
        </w:div>
        <w:div w:id="288826233">
          <w:marLeft w:val="0"/>
          <w:marRight w:val="0"/>
          <w:marTop w:val="0"/>
          <w:marBottom w:val="0"/>
          <w:divBdr>
            <w:top w:val="none" w:sz="0" w:space="0" w:color="auto"/>
            <w:left w:val="none" w:sz="0" w:space="0" w:color="auto"/>
            <w:bottom w:val="none" w:sz="0" w:space="0" w:color="auto"/>
            <w:right w:val="none" w:sz="0" w:space="0" w:color="auto"/>
          </w:divBdr>
        </w:div>
        <w:div w:id="296885915">
          <w:marLeft w:val="0"/>
          <w:marRight w:val="0"/>
          <w:marTop w:val="0"/>
          <w:marBottom w:val="0"/>
          <w:divBdr>
            <w:top w:val="none" w:sz="0" w:space="0" w:color="auto"/>
            <w:left w:val="none" w:sz="0" w:space="0" w:color="auto"/>
            <w:bottom w:val="none" w:sz="0" w:space="0" w:color="auto"/>
            <w:right w:val="none" w:sz="0" w:space="0" w:color="auto"/>
          </w:divBdr>
        </w:div>
        <w:div w:id="319777451">
          <w:marLeft w:val="0"/>
          <w:marRight w:val="0"/>
          <w:marTop w:val="0"/>
          <w:marBottom w:val="0"/>
          <w:divBdr>
            <w:top w:val="none" w:sz="0" w:space="0" w:color="auto"/>
            <w:left w:val="none" w:sz="0" w:space="0" w:color="auto"/>
            <w:bottom w:val="none" w:sz="0" w:space="0" w:color="auto"/>
            <w:right w:val="none" w:sz="0" w:space="0" w:color="auto"/>
          </w:divBdr>
        </w:div>
        <w:div w:id="358816891">
          <w:marLeft w:val="0"/>
          <w:marRight w:val="0"/>
          <w:marTop w:val="0"/>
          <w:marBottom w:val="0"/>
          <w:divBdr>
            <w:top w:val="none" w:sz="0" w:space="0" w:color="auto"/>
            <w:left w:val="none" w:sz="0" w:space="0" w:color="auto"/>
            <w:bottom w:val="none" w:sz="0" w:space="0" w:color="auto"/>
            <w:right w:val="none" w:sz="0" w:space="0" w:color="auto"/>
          </w:divBdr>
        </w:div>
        <w:div w:id="410546309">
          <w:marLeft w:val="0"/>
          <w:marRight w:val="0"/>
          <w:marTop w:val="0"/>
          <w:marBottom w:val="0"/>
          <w:divBdr>
            <w:top w:val="none" w:sz="0" w:space="0" w:color="auto"/>
            <w:left w:val="none" w:sz="0" w:space="0" w:color="auto"/>
            <w:bottom w:val="none" w:sz="0" w:space="0" w:color="auto"/>
            <w:right w:val="none" w:sz="0" w:space="0" w:color="auto"/>
          </w:divBdr>
        </w:div>
        <w:div w:id="436410790">
          <w:marLeft w:val="0"/>
          <w:marRight w:val="0"/>
          <w:marTop w:val="0"/>
          <w:marBottom w:val="0"/>
          <w:divBdr>
            <w:top w:val="none" w:sz="0" w:space="0" w:color="auto"/>
            <w:left w:val="none" w:sz="0" w:space="0" w:color="auto"/>
            <w:bottom w:val="none" w:sz="0" w:space="0" w:color="auto"/>
            <w:right w:val="none" w:sz="0" w:space="0" w:color="auto"/>
          </w:divBdr>
        </w:div>
        <w:div w:id="440271606">
          <w:marLeft w:val="0"/>
          <w:marRight w:val="0"/>
          <w:marTop w:val="0"/>
          <w:marBottom w:val="0"/>
          <w:divBdr>
            <w:top w:val="none" w:sz="0" w:space="0" w:color="auto"/>
            <w:left w:val="none" w:sz="0" w:space="0" w:color="auto"/>
            <w:bottom w:val="none" w:sz="0" w:space="0" w:color="auto"/>
            <w:right w:val="none" w:sz="0" w:space="0" w:color="auto"/>
          </w:divBdr>
        </w:div>
        <w:div w:id="440691430">
          <w:marLeft w:val="0"/>
          <w:marRight w:val="0"/>
          <w:marTop w:val="0"/>
          <w:marBottom w:val="0"/>
          <w:divBdr>
            <w:top w:val="none" w:sz="0" w:space="0" w:color="auto"/>
            <w:left w:val="none" w:sz="0" w:space="0" w:color="auto"/>
            <w:bottom w:val="none" w:sz="0" w:space="0" w:color="auto"/>
            <w:right w:val="none" w:sz="0" w:space="0" w:color="auto"/>
          </w:divBdr>
        </w:div>
        <w:div w:id="445466786">
          <w:marLeft w:val="0"/>
          <w:marRight w:val="0"/>
          <w:marTop w:val="0"/>
          <w:marBottom w:val="0"/>
          <w:divBdr>
            <w:top w:val="none" w:sz="0" w:space="0" w:color="auto"/>
            <w:left w:val="none" w:sz="0" w:space="0" w:color="auto"/>
            <w:bottom w:val="none" w:sz="0" w:space="0" w:color="auto"/>
            <w:right w:val="none" w:sz="0" w:space="0" w:color="auto"/>
          </w:divBdr>
        </w:div>
        <w:div w:id="445469869">
          <w:marLeft w:val="0"/>
          <w:marRight w:val="0"/>
          <w:marTop w:val="0"/>
          <w:marBottom w:val="0"/>
          <w:divBdr>
            <w:top w:val="none" w:sz="0" w:space="0" w:color="auto"/>
            <w:left w:val="none" w:sz="0" w:space="0" w:color="auto"/>
            <w:bottom w:val="none" w:sz="0" w:space="0" w:color="auto"/>
            <w:right w:val="none" w:sz="0" w:space="0" w:color="auto"/>
          </w:divBdr>
        </w:div>
        <w:div w:id="451945138">
          <w:marLeft w:val="0"/>
          <w:marRight w:val="0"/>
          <w:marTop w:val="0"/>
          <w:marBottom w:val="0"/>
          <w:divBdr>
            <w:top w:val="none" w:sz="0" w:space="0" w:color="auto"/>
            <w:left w:val="none" w:sz="0" w:space="0" w:color="auto"/>
            <w:bottom w:val="none" w:sz="0" w:space="0" w:color="auto"/>
            <w:right w:val="none" w:sz="0" w:space="0" w:color="auto"/>
          </w:divBdr>
        </w:div>
        <w:div w:id="467478450">
          <w:marLeft w:val="0"/>
          <w:marRight w:val="0"/>
          <w:marTop w:val="0"/>
          <w:marBottom w:val="0"/>
          <w:divBdr>
            <w:top w:val="none" w:sz="0" w:space="0" w:color="auto"/>
            <w:left w:val="none" w:sz="0" w:space="0" w:color="auto"/>
            <w:bottom w:val="none" w:sz="0" w:space="0" w:color="auto"/>
            <w:right w:val="none" w:sz="0" w:space="0" w:color="auto"/>
          </w:divBdr>
        </w:div>
        <w:div w:id="473378111">
          <w:marLeft w:val="0"/>
          <w:marRight w:val="0"/>
          <w:marTop w:val="0"/>
          <w:marBottom w:val="0"/>
          <w:divBdr>
            <w:top w:val="none" w:sz="0" w:space="0" w:color="auto"/>
            <w:left w:val="none" w:sz="0" w:space="0" w:color="auto"/>
            <w:bottom w:val="none" w:sz="0" w:space="0" w:color="auto"/>
            <w:right w:val="none" w:sz="0" w:space="0" w:color="auto"/>
          </w:divBdr>
        </w:div>
        <w:div w:id="473454882">
          <w:marLeft w:val="0"/>
          <w:marRight w:val="0"/>
          <w:marTop w:val="0"/>
          <w:marBottom w:val="0"/>
          <w:divBdr>
            <w:top w:val="none" w:sz="0" w:space="0" w:color="auto"/>
            <w:left w:val="none" w:sz="0" w:space="0" w:color="auto"/>
            <w:bottom w:val="none" w:sz="0" w:space="0" w:color="auto"/>
            <w:right w:val="none" w:sz="0" w:space="0" w:color="auto"/>
          </w:divBdr>
        </w:div>
        <w:div w:id="499076422">
          <w:marLeft w:val="0"/>
          <w:marRight w:val="0"/>
          <w:marTop w:val="0"/>
          <w:marBottom w:val="0"/>
          <w:divBdr>
            <w:top w:val="none" w:sz="0" w:space="0" w:color="auto"/>
            <w:left w:val="none" w:sz="0" w:space="0" w:color="auto"/>
            <w:bottom w:val="none" w:sz="0" w:space="0" w:color="auto"/>
            <w:right w:val="none" w:sz="0" w:space="0" w:color="auto"/>
          </w:divBdr>
        </w:div>
        <w:div w:id="549539729">
          <w:marLeft w:val="0"/>
          <w:marRight w:val="0"/>
          <w:marTop w:val="0"/>
          <w:marBottom w:val="0"/>
          <w:divBdr>
            <w:top w:val="none" w:sz="0" w:space="0" w:color="auto"/>
            <w:left w:val="none" w:sz="0" w:space="0" w:color="auto"/>
            <w:bottom w:val="none" w:sz="0" w:space="0" w:color="auto"/>
            <w:right w:val="none" w:sz="0" w:space="0" w:color="auto"/>
          </w:divBdr>
        </w:div>
        <w:div w:id="553127420">
          <w:marLeft w:val="0"/>
          <w:marRight w:val="0"/>
          <w:marTop w:val="0"/>
          <w:marBottom w:val="0"/>
          <w:divBdr>
            <w:top w:val="none" w:sz="0" w:space="0" w:color="auto"/>
            <w:left w:val="none" w:sz="0" w:space="0" w:color="auto"/>
            <w:bottom w:val="none" w:sz="0" w:space="0" w:color="auto"/>
            <w:right w:val="none" w:sz="0" w:space="0" w:color="auto"/>
          </w:divBdr>
        </w:div>
        <w:div w:id="553663120">
          <w:marLeft w:val="0"/>
          <w:marRight w:val="0"/>
          <w:marTop w:val="0"/>
          <w:marBottom w:val="0"/>
          <w:divBdr>
            <w:top w:val="none" w:sz="0" w:space="0" w:color="auto"/>
            <w:left w:val="none" w:sz="0" w:space="0" w:color="auto"/>
            <w:bottom w:val="none" w:sz="0" w:space="0" w:color="auto"/>
            <w:right w:val="none" w:sz="0" w:space="0" w:color="auto"/>
          </w:divBdr>
        </w:div>
        <w:div w:id="573399961">
          <w:marLeft w:val="0"/>
          <w:marRight w:val="0"/>
          <w:marTop w:val="0"/>
          <w:marBottom w:val="0"/>
          <w:divBdr>
            <w:top w:val="none" w:sz="0" w:space="0" w:color="auto"/>
            <w:left w:val="none" w:sz="0" w:space="0" w:color="auto"/>
            <w:bottom w:val="none" w:sz="0" w:space="0" w:color="auto"/>
            <w:right w:val="none" w:sz="0" w:space="0" w:color="auto"/>
          </w:divBdr>
        </w:div>
        <w:div w:id="617417886">
          <w:marLeft w:val="0"/>
          <w:marRight w:val="0"/>
          <w:marTop w:val="0"/>
          <w:marBottom w:val="0"/>
          <w:divBdr>
            <w:top w:val="none" w:sz="0" w:space="0" w:color="auto"/>
            <w:left w:val="none" w:sz="0" w:space="0" w:color="auto"/>
            <w:bottom w:val="none" w:sz="0" w:space="0" w:color="auto"/>
            <w:right w:val="none" w:sz="0" w:space="0" w:color="auto"/>
          </w:divBdr>
        </w:div>
        <w:div w:id="628820532">
          <w:marLeft w:val="0"/>
          <w:marRight w:val="0"/>
          <w:marTop w:val="0"/>
          <w:marBottom w:val="0"/>
          <w:divBdr>
            <w:top w:val="none" w:sz="0" w:space="0" w:color="auto"/>
            <w:left w:val="none" w:sz="0" w:space="0" w:color="auto"/>
            <w:bottom w:val="none" w:sz="0" w:space="0" w:color="auto"/>
            <w:right w:val="none" w:sz="0" w:space="0" w:color="auto"/>
          </w:divBdr>
        </w:div>
        <w:div w:id="630474171">
          <w:marLeft w:val="0"/>
          <w:marRight w:val="0"/>
          <w:marTop w:val="0"/>
          <w:marBottom w:val="0"/>
          <w:divBdr>
            <w:top w:val="none" w:sz="0" w:space="0" w:color="auto"/>
            <w:left w:val="none" w:sz="0" w:space="0" w:color="auto"/>
            <w:bottom w:val="none" w:sz="0" w:space="0" w:color="auto"/>
            <w:right w:val="none" w:sz="0" w:space="0" w:color="auto"/>
          </w:divBdr>
        </w:div>
        <w:div w:id="640961174">
          <w:marLeft w:val="0"/>
          <w:marRight w:val="0"/>
          <w:marTop w:val="0"/>
          <w:marBottom w:val="0"/>
          <w:divBdr>
            <w:top w:val="none" w:sz="0" w:space="0" w:color="auto"/>
            <w:left w:val="none" w:sz="0" w:space="0" w:color="auto"/>
            <w:bottom w:val="none" w:sz="0" w:space="0" w:color="auto"/>
            <w:right w:val="none" w:sz="0" w:space="0" w:color="auto"/>
          </w:divBdr>
        </w:div>
        <w:div w:id="644775071">
          <w:marLeft w:val="0"/>
          <w:marRight w:val="0"/>
          <w:marTop w:val="0"/>
          <w:marBottom w:val="0"/>
          <w:divBdr>
            <w:top w:val="none" w:sz="0" w:space="0" w:color="auto"/>
            <w:left w:val="none" w:sz="0" w:space="0" w:color="auto"/>
            <w:bottom w:val="none" w:sz="0" w:space="0" w:color="auto"/>
            <w:right w:val="none" w:sz="0" w:space="0" w:color="auto"/>
          </w:divBdr>
        </w:div>
        <w:div w:id="671688477">
          <w:marLeft w:val="0"/>
          <w:marRight w:val="0"/>
          <w:marTop w:val="0"/>
          <w:marBottom w:val="0"/>
          <w:divBdr>
            <w:top w:val="none" w:sz="0" w:space="0" w:color="auto"/>
            <w:left w:val="none" w:sz="0" w:space="0" w:color="auto"/>
            <w:bottom w:val="none" w:sz="0" w:space="0" w:color="auto"/>
            <w:right w:val="none" w:sz="0" w:space="0" w:color="auto"/>
          </w:divBdr>
        </w:div>
        <w:div w:id="688221119">
          <w:marLeft w:val="0"/>
          <w:marRight w:val="0"/>
          <w:marTop w:val="0"/>
          <w:marBottom w:val="0"/>
          <w:divBdr>
            <w:top w:val="none" w:sz="0" w:space="0" w:color="auto"/>
            <w:left w:val="none" w:sz="0" w:space="0" w:color="auto"/>
            <w:bottom w:val="none" w:sz="0" w:space="0" w:color="auto"/>
            <w:right w:val="none" w:sz="0" w:space="0" w:color="auto"/>
          </w:divBdr>
        </w:div>
        <w:div w:id="690376929">
          <w:marLeft w:val="0"/>
          <w:marRight w:val="0"/>
          <w:marTop w:val="0"/>
          <w:marBottom w:val="0"/>
          <w:divBdr>
            <w:top w:val="none" w:sz="0" w:space="0" w:color="auto"/>
            <w:left w:val="none" w:sz="0" w:space="0" w:color="auto"/>
            <w:bottom w:val="none" w:sz="0" w:space="0" w:color="auto"/>
            <w:right w:val="none" w:sz="0" w:space="0" w:color="auto"/>
          </w:divBdr>
        </w:div>
        <w:div w:id="704213825">
          <w:marLeft w:val="0"/>
          <w:marRight w:val="0"/>
          <w:marTop w:val="0"/>
          <w:marBottom w:val="0"/>
          <w:divBdr>
            <w:top w:val="none" w:sz="0" w:space="0" w:color="auto"/>
            <w:left w:val="none" w:sz="0" w:space="0" w:color="auto"/>
            <w:bottom w:val="none" w:sz="0" w:space="0" w:color="auto"/>
            <w:right w:val="none" w:sz="0" w:space="0" w:color="auto"/>
          </w:divBdr>
        </w:div>
        <w:div w:id="708846803">
          <w:marLeft w:val="0"/>
          <w:marRight w:val="0"/>
          <w:marTop w:val="0"/>
          <w:marBottom w:val="0"/>
          <w:divBdr>
            <w:top w:val="none" w:sz="0" w:space="0" w:color="auto"/>
            <w:left w:val="none" w:sz="0" w:space="0" w:color="auto"/>
            <w:bottom w:val="none" w:sz="0" w:space="0" w:color="auto"/>
            <w:right w:val="none" w:sz="0" w:space="0" w:color="auto"/>
          </w:divBdr>
        </w:div>
        <w:div w:id="730227847">
          <w:marLeft w:val="0"/>
          <w:marRight w:val="0"/>
          <w:marTop w:val="0"/>
          <w:marBottom w:val="0"/>
          <w:divBdr>
            <w:top w:val="none" w:sz="0" w:space="0" w:color="auto"/>
            <w:left w:val="none" w:sz="0" w:space="0" w:color="auto"/>
            <w:bottom w:val="none" w:sz="0" w:space="0" w:color="auto"/>
            <w:right w:val="none" w:sz="0" w:space="0" w:color="auto"/>
          </w:divBdr>
        </w:div>
        <w:div w:id="750195294">
          <w:marLeft w:val="0"/>
          <w:marRight w:val="0"/>
          <w:marTop w:val="0"/>
          <w:marBottom w:val="0"/>
          <w:divBdr>
            <w:top w:val="none" w:sz="0" w:space="0" w:color="auto"/>
            <w:left w:val="none" w:sz="0" w:space="0" w:color="auto"/>
            <w:bottom w:val="none" w:sz="0" w:space="0" w:color="auto"/>
            <w:right w:val="none" w:sz="0" w:space="0" w:color="auto"/>
          </w:divBdr>
        </w:div>
        <w:div w:id="757675073">
          <w:marLeft w:val="0"/>
          <w:marRight w:val="0"/>
          <w:marTop w:val="0"/>
          <w:marBottom w:val="0"/>
          <w:divBdr>
            <w:top w:val="none" w:sz="0" w:space="0" w:color="auto"/>
            <w:left w:val="none" w:sz="0" w:space="0" w:color="auto"/>
            <w:bottom w:val="none" w:sz="0" w:space="0" w:color="auto"/>
            <w:right w:val="none" w:sz="0" w:space="0" w:color="auto"/>
          </w:divBdr>
        </w:div>
        <w:div w:id="766315784">
          <w:marLeft w:val="0"/>
          <w:marRight w:val="0"/>
          <w:marTop w:val="0"/>
          <w:marBottom w:val="0"/>
          <w:divBdr>
            <w:top w:val="none" w:sz="0" w:space="0" w:color="auto"/>
            <w:left w:val="none" w:sz="0" w:space="0" w:color="auto"/>
            <w:bottom w:val="none" w:sz="0" w:space="0" w:color="auto"/>
            <w:right w:val="none" w:sz="0" w:space="0" w:color="auto"/>
          </w:divBdr>
        </w:div>
        <w:div w:id="776876781">
          <w:marLeft w:val="0"/>
          <w:marRight w:val="0"/>
          <w:marTop w:val="0"/>
          <w:marBottom w:val="0"/>
          <w:divBdr>
            <w:top w:val="none" w:sz="0" w:space="0" w:color="auto"/>
            <w:left w:val="none" w:sz="0" w:space="0" w:color="auto"/>
            <w:bottom w:val="none" w:sz="0" w:space="0" w:color="auto"/>
            <w:right w:val="none" w:sz="0" w:space="0" w:color="auto"/>
          </w:divBdr>
        </w:div>
        <w:div w:id="811211340">
          <w:marLeft w:val="0"/>
          <w:marRight w:val="0"/>
          <w:marTop w:val="0"/>
          <w:marBottom w:val="0"/>
          <w:divBdr>
            <w:top w:val="none" w:sz="0" w:space="0" w:color="auto"/>
            <w:left w:val="none" w:sz="0" w:space="0" w:color="auto"/>
            <w:bottom w:val="none" w:sz="0" w:space="0" w:color="auto"/>
            <w:right w:val="none" w:sz="0" w:space="0" w:color="auto"/>
          </w:divBdr>
        </w:div>
        <w:div w:id="815757478">
          <w:marLeft w:val="0"/>
          <w:marRight w:val="0"/>
          <w:marTop w:val="0"/>
          <w:marBottom w:val="0"/>
          <w:divBdr>
            <w:top w:val="none" w:sz="0" w:space="0" w:color="auto"/>
            <w:left w:val="none" w:sz="0" w:space="0" w:color="auto"/>
            <w:bottom w:val="none" w:sz="0" w:space="0" w:color="auto"/>
            <w:right w:val="none" w:sz="0" w:space="0" w:color="auto"/>
          </w:divBdr>
        </w:div>
        <w:div w:id="835001464">
          <w:marLeft w:val="0"/>
          <w:marRight w:val="0"/>
          <w:marTop w:val="0"/>
          <w:marBottom w:val="0"/>
          <w:divBdr>
            <w:top w:val="none" w:sz="0" w:space="0" w:color="auto"/>
            <w:left w:val="none" w:sz="0" w:space="0" w:color="auto"/>
            <w:bottom w:val="none" w:sz="0" w:space="0" w:color="auto"/>
            <w:right w:val="none" w:sz="0" w:space="0" w:color="auto"/>
          </w:divBdr>
        </w:div>
        <w:div w:id="899826532">
          <w:marLeft w:val="0"/>
          <w:marRight w:val="0"/>
          <w:marTop w:val="0"/>
          <w:marBottom w:val="0"/>
          <w:divBdr>
            <w:top w:val="none" w:sz="0" w:space="0" w:color="auto"/>
            <w:left w:val="none" w:sz="0" w:space="0" w:color="auto"/>
            <w:bottom w:val="none" w:sz="0" w:space="0" w:color="auto"/>
            <w:right w:val="none" w:sz="0" w:space="0" w:color="auto"/>
          </w:divBdr>
        </w:div>
        <w:div w:id="910315709">
          <w:marLeft w:val="0"/>
          <w:marRight w:val="0"/>
          <w:marTop w:val="0"/>
          <w:marBottom w:val="0"/>
          <w:divBdr>
            <w:top w:val="none" w:sz="0" w:space="0" w:color="auto"/>
            <w:left w:val="none" w:sz="0" w:space="0" w:color="auto"/>
            <w:bottom w:val="none" w:sz="0" w:space="0" w:color="auto"/>
            <w:right w:val="none" w:sz="0" w:space="0" w:color="auto"/>
          </w:divBdr>
        </w:div>
        <w:div w:id="911504203">
          <w:marLeft w:val="0"/>
          <w:marRight w:val="0"/>
          <w:marTop w:val="0"/>
          <w:marBottom w:val="0"/>
          <w:divBdr>
            <w:top w:val="none" w:sz="0" w:space="0" w:color="auto"/>
            <w:left w:val="none" w:sz="0" w:space="0" w:color="auto"/>
            <w:bottom w:val="none" w:sz="0" w:space="0" w:color="auto"/>
            <w:right w:val="none" w:sz="0" w:space="0" w:color="auto"/>
          </w:divBdr>
        </w:div>
        <w:div w:id="916088098">
          <w:marLeft w:val="0"/>
          <w:marRight w:val="0"/>
          <w:marTop w:val="0"/>
          <w:marBottom w:val="0"/>
          <w:divBdr>
            <w:top w:val="none" w:sz="0" w:space="0" w:color="auto"/>
            <w:left w:val="none" w:sz="0" w:space="0" w:color="auto"/>
            <w:bottom w:val="none" w:sz="0" w:space="0" w:color="auto"/>
            <w:right w:val="none" w:sz="0" w:space="0" w:color="auto"/>
          </w:divBdr>
        </w:div>
        <w:div w:id="916941009">
          <w:marLeft w:val="0"/>
          <w:marRight w:val="0"/>
          <w:marTop w:val="0"/>
          <w:marBottom w:val="0"/>
          <w:divBdr>
            <w:top w:val="none" w:sz="0" w:space="0" w:color="auto"/>
            <w:left w:val="none" w:sz="0" w:space="0" w:color="auto"/>
            <w:bottom w:val="none" w:sz="0" w:space="0" w:color="auto"/>
            <w:right w:val="none" w:sz="0" w:space="0" w:color="auto"/>
          </w:divBdr>
        </w:div>
        <w:div w:id="921178414">
          <w:marLeft w:val="0"/>
          <w:marRight w:val="0"/>
          <w:marTop w:val="0"/>
          <w:marBottom w:val="0"/>
          <w:divBdr>
            <w:top w:val="none" w:sz="0" w:space="0" w:color="auto"/>
            <w:left w:val="none" w:sz="0" w:space="0" w:color="auto"/>
            <w:bottom w:val="none" w:sz="0" w:space="0" w:color="auto"/>
            <w:right w:val="none" w:sz="0" w:space="0" w:color="auto"/>
          </w:divBdr>
        </w:div>
        <w:div w:id="948392958">
          <w:marLeft w:val="0"/>
          <w:marRight w:val="0"/>
          <w:marTop w:val="0"/>
          <w:marBottom w:val="0"/>
          <w:divBdr>
            <w:top w:val="none" w:sz="0" w:space="0" w:color="auto"/>
            <w:left w:val="none" w:sz="0" w:space="0" w:color="auto"/>
            <w:bottom w:val="none" w:sz="0" w:space="0" w:color="auto"/>
            <w:right w:val="none" w:sz="0" w:space="0" w:color="auto"/>
          </w:divBdr>
        </w:div>
        <w:div w:id="961689924">
          <w:marLeft w:val="0"/>
          <w:marRight w:val="0"/>
          <w:marTop w:val="0"/>
          <w:marBottom w:val="0"/>
          <w:divBdr>
            <w:top w:val="none" w:sz="0" w:space="0" w:color="auto"/>
            <w:left w:val="none" w:sz="0" w:space="0" w:color="auto"/>
            <w:bottom w:val="none" w:sz="0" w:space="0" w:color="auto"/>
            <w:right w:val="none" w:sz="0" w:space="0" w:color="auto"/>
          </w:divBdr>
        </w:div>
        <w:div w:id="980499444">
          <w:marLeft w:val="0"/>
          <w:marRight w:val="0"/>
          <w:marTop w:val="0"/>
          <w:marBottom w:val="0"/>
          <w:divBdr>
            <w:top w:val="none" w:sz="0" w:space="0" w:color="auto"/>
            <w:left w:val="none" w:sz="0" w:space="0" w:color="auto"/>
            <w:bottom w:val="none" w:sz="0" w:space="0" w:color="auto"/>
            <w:right w:val="none" w:sz="0" w:space="0" w:color="auto"/>
          </w:divBdr>
        </w:div>
        <w:div w:id="1033917028">
          <w:marLeft w:val="0"/>
          <w:marRight w:val="0"/>
          <w:marTop w:val="0"/>
          <w:marBottom w:val="0"/>
          <w:divBdr>
            <w:top w:val="none" w:sz="0" w:space="0" w:color="auto"/>
            <w:left w:val="none" w:sz="0" w:space="0" w:color="auto"/>
            <w:bottom w:val="none" w:sz="0" w:space="0" w:color="auto"/>
            <w:right w:val="none" w:sz="0" w:space="0" w:color="auto"/>
          </w:divBdr>
        </w:div>
        <w:div w:id="1040477497">
          <w:marLeft w:val="0"/>
          <w:marRight w:val="0"/>
          <w:marTop w:val="0"/>
          <w:marBottom w:val="0"/>
          <w:divBdr>
            <w:top w:val="none" w:sz="0" w:space="0" w:color="auto"/>
            <w:left w:val="none" w:sz="0" w:space="0" w:color="auto"/>
            <w:bottom w:val="none" w:sz="0" w:space="0" w:color="auto"/>
            <w:right w:val="none" w:sz="0" w:space="0" w:color="auto"/>
          </w:divBdr>
        </w:div>
        <w:div w:id="1041245196">
          <w:marLeft w:val="0"/>
          <w:marRight w:val="0"/>
          <w:marTop w:val="0"/>
          <w:marBottom w:val="0"/>
          <w:divBdr>
            <w:top w:val="none" w:sz="0" w:space="0" w:color="auto"/>
            <w:left w:val="none" w:sz="0" w:space="0" w:color="auto"/>
            <w:bottom w:val="none" w:sz="0" w:space="0" w:color="auto"/>
            <w:right w:val="none" w:sz="0" w:space="0" w:color="auto"/>
          </w:divBdr>
        </w:div>
        <w:div w:id="1055591317">
          <w:marLeft w:val="0"/>
          <w:marRight w:val="0"/>
          <w:marTop w:val="0"/>
          <w:marBottom w:val="0"/>
          <w:divBdr>
            <w:top w:val="none" w:sz="0" w:space="0" w:color="auto"/>
            <w:left w:val="none" w:sz="0" w:space="0" w:color="auto"/>
            <w:bottom w:val="none" w:sz="0" w:space="0" w:color="auto"/>
            <w:right w:val="none" w:sz="0" w:space="0" w:color="auto"/>
          </w:divBdr>
        </w:div>
        <w:div w:id="1067386393">
          <w:marLeft w:val="0"/>
          <w:marRight w:val="0"/>
          <w:marTop w:val="0"/>
          <w:marBottom w:val="0"/>
          <w:divBdr>
            <w:top w:val="none" w:sz="0" w:space="0" w:color="auto"/>
            <w:left w:val="none" w:sz="0" w:space="0" w:color="auto"/>
            <w:bottom w:val="none" w:sz="0" w:space="0" w:color="auto"/>
            <w:right w:val="none" w:sz="0" w:space="0" w:color="auto"/>
          </w:divBdr>
        </w:div>
        <w:div w:id="1078675787">
          <w:marLeft w:val="0"/>
          <w:marRight w:val="0"/>
          <w:marTop w:val="0"/>
          <w:marBottom w:val="0"/>
          <w:divBdr>
            <w:top w:val="none" w:sz="0" w:space="0" w:color="auto"/>
            <w:left w:val="none" w:sz="0" w:space="0" w:color="auto"/>
            <w:bottom w:val="none" w:sz="0" w:space="0" w:color="auto"/>
            <w:right w:val="none" w:sz="0" w:space="0" w:color="auto"/>
          </w:divBdr>
        </w:div>
        <w:div w:id="1080637268">
          <w:marLeft w:val="0"/>
          <w:marRight w:val="0"/>
          <w:marTop w:val="0"/>
          <w:marBottom w:val="0"/>
          <w:divBdr>
            <w:top w:val="none" w:sz="0" w:space="0" w:color="auto"/>
            <w:left w:val="none" w:sz="0" w:space="0" w:color="auto"/>
            <w:bottom w:val="none" w:sz="0" w:space="0" w:color="auto"/>
            <w:right w:val="none" w:sz="0" w:space="0" w:color="auto"/>
          </w:divBdr>
        </w:div>
        <w:div w:id="1154373110">
          <w:marLeft w:val="0"/>
          <w:marRight w:val="0"/>
          <w:marTop w:val="0"/>
          <w:marBottom w:val="0"/>
          <w:divBdr>
            <w:top w:val="none" w:sz="0" w:space="0" w:color="auto"/>
            <w:left w:val="none" w:sz="0" w:space="0" w:color="auto"/>
            <w:bottom w:val="none" w:sz="0" w:space="0" w:color="auto"/>
            <w:right w:val="none" w:sz="0" w:space="0" w:color="auto"/>
          </w:divBdr>
        </w:div>
        <w:div w:id="1170146482">
          <w:marLeft w:val="0"/>
          <w:marRight w:val="0"/>
          <w:marTop w:val="0"/>
          <w:marBottom w:val="0"/>
          <w:divBdr>
            <w:top w:val="none" w:sz="0" w:space="0" w:color="auto"/>
            <w:left w:val="none" w:sz="0" w:space="0" w:color="auto"/>
            <w:bottom w:val="none" w:sz="0" w:space="0" w:color="auto"/>
            <w:right w:val="none" w:sz="0" w:space="0" w:color="auto"/>
          </w:divBdr>
        </w:div>
        <w:div w:id="1198738602">
          <w:marLeft w:val="0"/>
          <w:marRight w:val="0"/>
          <w:marTop w:val="0"/>
          <w:marBottom w:val="0"/>
          <w:divBdr>
            <w:top w:val="none" w:sz="0" w:space="0" w:color="auto"/>
            <w:left w:val="none" w:sz="0" w:space="0" w:color="auto"/>
            <w:bottom w:val="none" w:sz="0" w:space="0" w:color="auto"/>
            <w:right w:val="none" w:sz="0" w:space="0" w:color="auto"/>
          </w:divBdr>
        </w:div>
        <w:div w:id="1273395636">
          <w:marLeft w:val="0"/>
          <w:marRight w:val="0"/>
          <w:marTop w:val="0"/>
          <w:marBottom w:val="0"/>
          <w:divBdr>
            <w:top w:val="none" w:sz="0" w:space="0" w:color="auto"/>
            <w:left w:val="none" w:sz="0" w:space="0" w:color="auto"/>
            <w:bottom w:val="none" w:sz="0" w:space="0" w:color="auto"/>
            <w:right w:val="none" w:sz="0" w:space="0" w:color="auto"/>
          </w:divBdr>
        </w:div>
        <w:div w:id="1297487371">
          <w:marLeft w:val="0"/>
          <w:marRight w:val="0"/>
          <w:marTop w:val="0"/>
          <w:marBottom w:val="0"/>
          <w:divBdr>
            <w:top w:val="none" w:sz="0" w:space="0" w:color="auto"/>
            <w:left w:val="none" w:sz="0" w:space="0" w:color="auto"/>
            <w:bottom w:val="none" w:sz="0" w:space="0" w:color="auto"/>
            <w:right w:val="none" w:sz="0" w:space="0" w:color="auto"/>
          </w:divBdr>
        </w:div>
        <w:div w:id="1305307895">
          <w:marLeft w:val="0"/>
          <w:marRight w:val="0"/>
          <w:marTop w:val="0"/>
          <w:marBottom w:val="0"/>
          <w:divBdr>
            <w:top w:val="none" w:sz="0" w:space="0" w:color="auto"/>
            <w:left w:val="none" w:sz="0" w:space="0" w:color="auto"/>
            <w:bottom w:val="none" w:sz="0" w:space="0" w:color="auto"/>
            <w:right w:val="none" w:sz="0" w:space="0" w:color="auto"/>
          </w:divBdr>
        </w:div>
        <w:div w:id="1308196711">
          <w:marLeft w:val="0"/>
          <w:marRight w:val="0"/>
          <w:marTop w:val="0"/>
          <w:marBottom w:val="0"/>
          <w:divBdr>
            <w:top w:val="none" w:sz="0" w:space="0" w:color="auto"/>
            <w:left w:val="none" w:sz="0" w:space="0" w:color="auto"/>
            <w:bottom w:val="none" w:sz="0" w:space="0" w:color="auto"/>
            <w:right w:val="none" w:sz="0" w:space="0" w:color="auto"/>
          </w:divBdr>
        </w:div>
        <w:div w:id="1315722773">
          <w:marLeft w:val="0"/>
          <w:marRight w:val="0"/>
          <w:marTop w:val="0"/>
          <w:marBottom w:val="0"/>
          <w:divBdr>
            <w:top w:val="none" w:sz="0" w:space="0" w:color="auto"/>
            <w:left w:val="none" w:sz="0" w:space="0" w:color="auto"/>
            <w:bottom w:val="none" w:sz="0" w:space="0" w:color="auto"/>
            <w:right w:val="none" w:sz="0" w:space="0" w:color="auto"/>
          </w:divBdr>
        </w:div>
        <w:div w:id="1364480830">
          <w:marLeft w:val="0"/>
          <w:marRight w:val="0"/>
          <w:marTop w:val="0"/>
          <w:marBottom w:val="0"/>
          <w:divBdr>
            <w:top w:val="none" w:sz="0" w:space="0" w:color="auto"/>
            <w:left w:val="none" w:sz="0" w:space="0" w:color="auto"/>
            <w:bottom w:val="none" w:sz="0" w:space="0" w:color="auto"/>
            <w:right w:val="none" w:sz="0" w:space="0" w:color="auto"/>
          </w:divBdr>
        </w:div>
        <w:div w:id="1445923406">
          <w:marLeft w:val="0"/>
          <w:marRight w:val="0"/>
          <w:marTop w:val="0"/>
          <w:marBottom w:val="0"/>
          <w:divBdr>
            <w:top w:val="none" w:sz="0" w:space="0" w:color="auto"/>
            <w:left w:val="none" w:sz="0" w:space="0" w:color="auto"/>
            <w:bottom w:val="none" w:sz="0" w:space="0" w:color="auto"/>
            <w:right w:val="none" w:sz="0" w:space="0" w:color="auto"/>
          </w:divBdr>
        </w:div>
        <w:div w:id="1454446680">
          <w:marLeft w:val="0"/>
          <w:marRight w:val="0"/>
          <w:marTop w:val="0"/>
          <w:marBottom w:val="0"/>
          <w:divBdr>
            <w:top w:val="none" w:sz="0" w:space="0" w:color="auto"/>
            <w:left w:val="none" w:sz="0" w:space="0" w:color="auto"/>
            <w:bottom w:val="none" w:sz="0" w:space="0" w:color="auto"/>
            <w:right w:val="none" w:sz="0" w:space="0" w:color="auto"/>
          </w:divBdr>
        </w:div>
        <w:div w:id="1477335131">
          <w:marLeft w:val="0"/>
          <w:marRight w:val="0"/>
          <w:marTop w:val="0"/>
          <w:marBottom w:val="0"/>
          <w:divBdr>
            <w:top w:val="none" w:sz="0" w:space="0" w:color="auto"/>
            <w:left w:val="none" w:sz="0" w:space="0" w:color="auto"/>
            <w:bottom w:val="none" w:sz="0" w:space="0" w:color="auto"/>
            <w:right w:val="none" w:sz="0" w:space="0" w:color="auto"/>
          </w:divBdr>
        </w:div>
        <w:div w:id="1510827293">
          <w:marLeft w:val="0"/>
          <w:marRight w:val="0"/>
          <w:marTop w:val="0"/>
          <w:marBottom w:val="0"/>
          <w:divBdr>
            <w:top w:val="none" w:sz="0" w:space="0" w:color="auto"/>
            <w:left w:val="none" w:sz="0" w:space="0" w:color="auto"/>
            <w:bottom w:val="none" w:sz="0" w:space="0" w:color="auto"/>
            <w:right w:val="none" w:sz="0" w:space="0" w:color="auto"/>
          </w:divBdr>
        </w:div>
        <w:div w:id="1526560711">
          <w:marLeft w:val="0"/>
          <w:marRight w:val="0"/>
          <w:marTop w:val="0"/>
          <w:marBottom w:val="0"/>
          <w:divBdr>
            <w:top w:val="none" w:sz="0" w:space="0" w:color="auto"/>
            <w:left w:val="none" w:sz="0" w:space="0" w:color="auto"/>
            <w:bottom w:val="none" w:sz="0" w:space="0" w:color="auto"/>
            <w:right w:val="none" w:sz="0" w:space="0" w:color="auto"/>
          </w:divBdr>
        </w:div>
        <w:div w:id="1527983967">
          <w:marLeft w:val="0"/>
          <w:marRight w:val="0"/>
          <w:marTop w:val="0"/>
          <w:marBottom w:val="0"/>
          <w:divBdr>
            <w:top w:val="none" w:sz="0" w:space="0" w:color="auto"/>
            <w:left w:val="none" w:sz="0" w:space="0" w:color="auto"/>
            <w:bottom w:val="none" w:sz="0" w:space="0" w:color="auto"/>
            <w:right w:val="none" w:sz="0" w:space="0" w:color="auto"/>
          </w:divBdr>
        </w:div>
        <w:div w:id="1529682073">
          <w:marLeft w:val="0"/>
          <w:marRight w:val="0"/>
          <w:marTop w:val="0"/>
          <w:marBottom w:val="0"/>
          <w:divBdr>
            <w:top w:val="none" w:sz="0" w:space="0" w:color="auto"/>
            <w:left w:val="none" w:sz="0" w:space="0" w:color="auto"/>
            <w:bottom w:val="none" w:sz="0" w:space="0" w:color="auto"/>
            <w:right w:val="none" w:sz="0" w:space="0" w:color="auto"/>
          </w:divBdr>
        </w:div>
        <w:div w:id="1549342035">
          <w:marLeft w:val="0"/>
          <w:marRight w:val="0"/>
          <w:marTop w:val="0"/>
          <w:marBottom w:val="0"/>
          <w:divBdr>
            <w:top w:val="none" w:sz="0" w:space="0" w:color="auto"/>
            <w:left w:val="none" w:sz="0" w:space="0" w:color="auto"/>
            <w:bottom w:val="none" w:sz="0" w:space="0" w:color="auto"/>
            <w:right w:val="none" w:sz="0" w:space="0" w:color="auto"/>
          </w:divBdr>
        </w:div>
        <w:div w:id="1562209323">
          <w:marLeft w:val="0"/>
          <w:marRight w:val="0"/>
          <w:marTop w:val="0"/>
          <w:marBottom w:val="0"/>
          <w:divBdr>
            <w:top w:val="none" w:sz="0" w:space="0" w:color="auto"/>
            <w:left w:val="none" w:sz="0" w:space="0" w:color="auto"/>
            <w:bottom w:val="none" w:sz="0" w:space="0" w:color="auto"/>
            <w:right w:val="none" w:sz="0" w:space="0" w:color="auto"/>
          </w:divBdr>
        </w:div>
        <w:div w:id="1651328793">
          <w:marLeft w:val="0"/>
          <w:marRight w:val="0"/>
          <w:marTop w:val="0"/>
          <w:marBottom w:val="0"/>
          <w:divBdr>
            <w:top w:val="none" w:sz="0" w:space="0" w:color="auto"/>
            <w:left w:val="none" w:sz="0" w:space="0" w:color="auto"/>
            <w:bottom w:val="none" w:sz="0" w:space="0" w:color="auto"/>
            <w:right w:val="none" w:sz="0" w:space="0" w:color="auto"/>
          </w:divBdr>
        </w:div>
        <w:div w:id="1726368918">
          <w:marLeft w:val="0"/>
          <w:marRight w:val="0"/>
          <w:marTop w:val="0"/>
          <w:marBottom w:val="0"/>
          <w:divBdr>
            <w:top w:val="none" w:sz="0" w:space="0" w:color="auto"/>
            <w:left w:val="none" w:sz="0" w:space="0" w:color="auto"/>
            <w:bottom w:val="none" w:sz="0" w:space="0" w:color="auto"/>
            <w:right w:val="none" w:sz="0" w:space="0" w:color="auto"/>
          </w:divBdr>
        </w:div>
        <w:div w:id="1732460451">
          <w:marLeft w:val="0"/>
          <w:marRight w:val="0"/>
          <w:marTop w:val="0"/>
          <w:marBottom w:val="0"/>
          <w:divBdr>
            <w:top w:val="none" w:sz="0" w:space="0" w:color="auto"/>
            <w:left w:val="none" w:sz="0" w:space="0" w:color="auto"/>
            <w:bottom w:val="none" w:sz="0" w:space="0" w:color="auto"/>
            <w:right w:val="none" w:sz="0" w:space="0" w:color="auto"/>
          </w:divBdr>
        </w:div>
        <w:div w:id="1745908325">
          <w:marLeft w:val="0"/>
          <w:marRight w:val="0"/>
          <w:marTop w:val="0"/>
          <w:marBottom w:val="0"/>
          <w:divBdr>
            <w:top w:val="none" w:sz="0" w:space="0" w:color="auto"/>
            <w:left w:val="none" w:sz="0" w:space="0" w:color="auto"/>
            <w:bottom w:val="none" w:sz="0" w:space="0" w:color="auto"/>
            <w:right w:val="none" w:sz="0" w:space="0" w:color="auto"/>
          </w:divBdr>
        </w:div>
        <w:div w:id="1786970402">
          <w:marLeft w:val="0"/>
          <w:marRight w:val="0"/>
          <w:marTop w:val="0"/>
          <w:marBottom w:val="0"/>
          <w:divBdr>
            <w:top w:val="none" w:sz="0" w:space="0" w:color="auto"/>
            <w:left w:val="none" w:sz="0" w:space="0" w:color="auto"/>
            <w:bottom w:val="none" w:sz="0" w:space="0" w:color="auto"/>
            <w:right w:val="none" w:sz="0" w:space="0" w:color="auto"/>
          </w:divBdr>
        </w:div>
        <w:div w:id="1840805384">
          <w:marLeft w:val="0"/>
          <w:marRight w:val="0"/>
          <w:marTop w:val="0"/>
          <w:marBottom w:val="0"/>
          <w:divBdr>
            <w:top w:val="none" w:sz="0" w:space="0" w:color="auto"/>
            <w:left w:val="none" w:sz="0" w:space="0" w:color="auto"/>
            <w:bottom w:val="none" w:sz="0" w:space="0" w:color="auto"/>
            <w:right w:val="none" w:sz="0" w:space="0" w:color="auto"/>
          </w:divBdr>
        </w:div>
        <w:div w:id="1939211159">
          <w:marLeft w:val="0"/>
          <w:marRight w:val="0"/>
          <w:marTop w:val="0"/>
          <w:marBottom w:val="0"/>
          <w:divBdr>
            <w:top w:val="none" w:sz="0" w:space="0" w:color="auto"/>
            <w:left w:val="none" w:sz="0" w:space="0" w:color="auto"/>
            <w:bottom w:val="none" w:sz="0" w:space="0" w:color="auto"/>
            <w:right w:val="none" w:sz="0" w:space="0" w:color="auto"/>
          </w:divBdr>
        </w:div>
        <w:div w:id="1943417963">
          <w:marLeft w:val="0"/>
          <w:marRight w:val="0"/>
          <w:marTop w:val="0"/>
          <w:marBottom w:val="0"/>
          <w:divBdr>
            <w:top w:val="none" w:sz="0" w:space="0" w:color="auto"/>
            <w:left w:val="none" w:sz="0" w:space="0" w:color="auto"/>
            <w:bottom w:val="none" w:sz="0" w:space="0" w:color="auto"/>
            <w:right w:val="none" w:sz="0" w:space="0" w:color="auto"/>
          </w:divBdr>
        </w:div>
        <w:div w:id="1945916847">
          <w:marLeft w:val="0"/>
          <w:marRight w:val="0"/>
          <w:marTop w:val="0"/>
          <w:marBottom w:val="0"/>
          <w:divBdr>
            <w:top w:val="none" w:sz="0" w:space="0" w:color="auto"/>
            <w:left w:val="none" w:sz="0" w:space="0" w:color="auto"/>
            <w:bottom w:val="none" w:sz="0" w:space="0" w:color="auto"/>
            <w:right w:val="none" w:sz="0" w:space="0" w:color="auto"/>
          </w:divBdr>
        </w:div>
        <w:div w:id="1977684749">
          <w:marLeft w:val="0"/>
          <w:marRight w:val="0"/>
          <w:marTop w:val="0"/>
          <w:marBottom w:val="0"/>
          <w:divBdr>
            <w:top w:val="none" w:sz="0" w:space="0" w:color="auto"/>
            <w:left w:val="none" w:sz="0" w:space="0" w:color="auto"/>
            <w:bottom w:val="none" w:sz="0" w:space="0" w:color="auto"/>
            <w:right w:val="none" w:sz="0" w:space="0" w:color="auto"/>
          </w:divBdr>
        </w:div>
        <w:div w:id="2012950382">
          <w:marLeft w:val="0"/>
          <w:marRight w:val="0"/>
          <w:marTop w:val="0"/>
          <w:marBottom w:val="0"/>
          <w:divBdr>
            <w:top w:val="none" w:sz="0" w:space="0" w:color="auto"/>
            <w:left w:val="none" w:sz="0" w:space="0" w:color="auto"/>
            <w:bottom w:val="none" w:sz="0" w:space="0" w:color="auto"/>
            <w:right w:val="none" w:sz="0" w:space="0" w:color="auto"/>
          </w:divBdr>
        </w:div>
        <w:div w:id="2045212552">
          <w:marLeft w:val="0"/>
          <w:marRight w:val="0"/>
          <w:marTop w:val="0"/>
          <w:marBottom w:val="0"/>
          <w:divBdr>
            <w:top w:val="none" w:sz="0" w:space="0" w:color="auto"/>
            <w:left w:val="none" w:sz="0" w:space="0" w:color="auto"/>
            <w:bottom w:val="none" w:sz="0" w:space="0" w:color="auto"/>
            <w:right w:val="none" w:sz="0" w:space="0" w:color="auto"/>
          </w:divBdr>
        </w:div>
        <w:div w:id="2054576372">
          <w:marLeft w:val="0"/>
          <w:marRight w:val="0"/>
          <w:marTop w:val="0"/>
          <w:marBottom w:val="0"/>
          <w:divBdr>
            <w:top w:val="none" w:sz="0" w:space="0" w:color="auto"/>
            <w:left w:val="none" w:sz="0" w:space="0" w:color="auto"/>
            <w:bottom w:val="none" w:sz="0" w:space="0" w:color="auto"/>
            <w:right w:val="none" w:sz="0" w:space="0" w:color="auto"/>
          </w:divBdr>
        </w:div>
        <w:div w:id="2075470922">
          <w:marLeft w:val="0"/>
          <w:marRight w:val="0"/>
          <w:marTop w:val="0"/>
          <w:marBottom w:val="0"/>
          <w:divBdr>
            <w:top w:val="none" w:sz="0" w:space="0" w:color="auto"/>
            <w:left w:val="none" w:sz="0" w:space="0" w:color="auto"/>
            <w:bottom w:val="none" w:sz="0" w:space="0" w:color="auto"/>
            <w:right w:val="none" w:sz="0" w:space="0" w:color="auto"/>
          </w:divBdr>
        </w:div>
        <w:div w:id="2076781054">
          <w:marLeft w:val="0"/>
          <w:marRight w:val="0"/>
          <w:marTop w:val="0"/>
          <w:marBottom w:val="0"/>
          <w:divBdr>
            <w:top w:val="none" w:sz="0" w:space="0" w:color="auto"/>
            <w:left w:val="none" w:sz="0" w:space="0" w:color="auto"/>
            <w:bottom w:val="none" w:sz="0" w:space="0" w:color="auto"/>
            <w:right w:val="none" w:sz="0" w:space="0" w:color="auto"/>
          </w:divBdr>
        </w:div>
        <w:div w:id="2100517150">
          <w:marLeft w:val="0"/>
          <w:marRight w:val="0"/>
          <w:marTop w:val="0"/>
          <w:marBottom w:val="0"/>
          <w:divBdr>
            <w:top w:val="none" w:sz="0" w:space="0" w:color="auto"/>
            <w:left w:val="none" w:sz="0" w:space="0" w:color="auto"/>
            <w:bottom w:val="none" w:sz="0" w:space="0" w:color="auto"/>
            <w:right w:val="none" w:sz="0" w:space="0" w:color="auto"/>
          </w:divBdr>
        </w:div>
        <w:div w:id="2108845097">
          <w:marLeft w:val="0"/>
          <w:marRight w:val="0"/>
          <w:marTop w:val="0"/>
          <w:marBottom w:val="0"/>
          <w:divBdr>
            <w:top w:val="none" w:sz="0" w:space="0" w:color="auto"/>
            <w:left w:val="none" w:sz="0" w:space="0" w:color="auto"/>
            <w:bottom w:val="none" w:sz="0" w:space="0" w:color="auto"/>
            <w:right w:val="none" w:sz="0" w:space="0" w:color="auto"/>
          </w:divBdr>
        </w:div>
      </w:divsChild>
    </w:div>
    <w:div w:id="1935279817">
      <w:bodyDiv w:val="1"/>
      <w:marLeft w:val="0"/>
      <w:marRight w:val="0"/>
      <w:marTop w:val="0"/>
      <w:marBottom w:val="0"/>
      <w:divBdr>
        <w:top w:val="none" w:sz="0" w:space="0" w:color="auto"/>
        <w:left w:val="none" w:sz="0" w:space="0" w:color="auto"/>
        <w:bottom w:val="none" w:sz="0" w:space="0" w:color="auto"/>
        <w:right w:val="none" w:sz="0" w:space="0" w:color="auto"/>
      </w:divBdr>
    </w:div>
    <w:div w:id="2057970189">
      <w:bodyDiv w:val="1"/>
      <w:marLeft w:val="0"/>
      <w:marRight w:val="0"/>
      <w:marTop w:val="0"/>
      <w:marBottom w:val="0"/>
      <w:divBdr>
        <w:top w:val="none" w:sz="0" w:space="0" w:color="auto"/>
        <w:left w:val="none" w:sz="0" w:space="0" w:color="auto"/>
        <w:bottom w:val="none" w:sz="0" w:space="0" w:color="auto"/>
        <w:right w:val="none" w:sz="0" w:space="0" w:color="auto"/>
      </w:divBdr>
    </w:div>
    <w:div w:id="2104640606">
      <w:bodyDiv w:val="1"/>
      <w:marLeft w:val="0"/>
      <w:marRight w:val="0"/>
      <w:marTop w:val="0"/>
      <w:marBottom w:val="0"/>
      <w:divBdr>
        <w:top w:val="none" w:sz="0" w:space="0" w:color="auto"/>
        <w:left w:val="none" w:sz="0" w:space="0" w:color="auto"/>
        <w:bottom w:val="none" w:sz="0" w:space="0" w:color="auto"/>
        <w:right w:val="none" w:sz="0" w:space="0" w:color="auto"/>
      </w:divBdr>
    </w:div>
    <w:div w:id="2135753120">
      <w:bodyDiv w:val="1"/>
      <w:marLeft w:val="0"/>
      <w:marRight w:val="0"/>
      <w:marTop w:val="0"/>
      <w:marBottom w:val="0"/>
      <w:divBdr>
        <w:top w:val="none" w:sz="0" w:space="0" w:color="auto"/>
        <w:left w:val="none" w:sz="0" w:space="0" w:color="auto"/>
        <w:bottom w:val="none" w:sz="0" w:space="0" w:color="auto"/>
        <w:right w:val="none" w:sz="0" w:space="0" w:color="auto"/>
      </w:divBdr>
      <w:divsChild>
        <w:div w:id="732436805">
          <w:marLeft w:val="0"/>
          <w:marRight w:val="0"/>
          <w:marTop w:val="0"/>
          <w:marBottom w:val="0"/>
          <w:divBdr>
            <w:top w:val="none" w:sz="0" w:space="0" w:color="auto"/>
            <w:left w:val="none" w:sz="0" w:space="0" w:color="auto"/>
            <w:bottom w:val="none" w:sz="0" w:space="0" w:color="auto"/>
            <w:right w:val="none" w:sz="0" w:space="0" w:color="auto"/>
          </w:divBdr>
        </w:div>
        <w:div w:id="212068642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Raspberry_Pi" TargetMode="External"/><Relationship Id="rId18" Type="http://schemas.openxmlformats.org/officeDocument/2006/relationships/image" Target="media/image5.png"/><Relationship Id="rId26" Type="http://schemas.openxmlformats.org/officeDocument/2006/relationships/image" Target="media/image7.png"/><Relationship Id="rId39" Type="http://schemas.openxmlformats.org/officeDocument/2006/relationships/image" Target="media/image15.png"/><Relationship Id="rId21" Type="http://schemas.openxmlformats.org/officeDocument/2006/relationships/hyperlink" Target="http://abc-rc.pl/emax-cf2822" TargetMode="External"/><Relationship Id="rId34" Type="http://schemas.openxmlformats.org/officeDocument/2006/relationships/hyperlink" Target="https://code.google.com/p/arducopter/wiki/PX4RC" TargetMode="External"/><Relationship Id="rId42" Type="http://schemas.openxmlformats.org/officeDocument/2006/relationships/image" Target="media/image18.jpe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rpi-spy.co.uk/2014/07/raspberry-pi-b-gpio-header-details-and-pinout/" TargetMode="External"/><Relationship Id="rId29" Type="http://schemas.openxmlformats.org/officeDocument/2006/relationships/hyperlink" Target="http://blog.bitify.co.uk/2013/11/interfacing-raspberry-pi-and-mpu-6050.html" TargetMode="External"/><Relationship Id="rId11" Type="http://schemas.microsoft.com/office/2011/relationships/commentsExtended" Target="commentsExtended.xml"/><Relationship Id="rId24" Type="http://schemas.openxmlformats.org/officeDocument/2006/relationships/hyperlink" Target="http://abc-rc.pl/ESC-ABC-Power-Pro-20A" TargetMode="External"/><Relationship Id="rId32" Type="http://schemas.openxmlformats.org/officeDocument/2006/relationships/hyperlink" Target="https://en.wikipedia.org/wiki/PID_controller"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http://www.farnell.com/datasheets/1683374.pdf"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abc-rc.pl/ESC-ABC-Power-Pro-20A" TargetMode="External"/><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abc-rc.pl/emax-cf2822" TargetMode="External"/><Relationship Id="rId31" Type="http://schemas.openxmlformats.org/officeDocument/2006/relationships/hyperlink" Target="https://en.wikipedia.org/wiki/PID_controller" TargetMode="External"/><Relationship Id="rId44" Type="http://schemas.openxmlformats.org/officeDocument/2006/relationships/hyperlink" Target="https://www.cdiweb.com/datasheets/invensense/MPU-6050_DataSheet_V3%204.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Raspberry_Pi" TargetMode="External"/><Relationship Id="rId22" Type="http://schemas.openxmlformats.org/officeDocument/2006/relationships/image" Target="media/image6.jpeg"/><Relationship Id="rId27" Type="http://schemas.openxmlformats.org/officeDocument/2006/relationships/hyperlink" Target="http://eckstein-shop.de/" TargetMode="External"/><Relationship Id="rId30" Type="http://schemas.openxmlformats.org/officeDocument/2006/relationships/image" Target="media/image9.png"/><Relationship Id="rId35" Type="http://schemas.openxmlformats.org/officeDocument/2006/relationships/image" Target="media/image11.png"/><Relationship Id="rId43" Type="http://schemas.openxmlformats.org/officeDocument/2006/relationships/hyperlink" Target="https://www.modelaccessories.co.uk/EMAX_ESC_User_Instruction.pdf"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www.rpi-spy.co.uk/2014/07/raspberry-pi-b-gpio-header-details-and-pinout/" TargetMode="External"/><Relationship Id="rId25" Type="http://schemas.openxmlformats.org/officeDocument/2006/relationships/hyperlink" Target="http://abc-rc.pl/ESC-ABC-Power-Pro-20A" TargetMode="External"/><Relationship Id="rId33" Type="http://schemas.openxmlformats.org/officeDocument/2006/relationships/image" Target="media/image10.jpeg"/><Relationship Id="rId38" Type="http://schemas.openxmlformats.org/officeDocument/2006/relationships/image" Target="media/image14.png"/><Relationship Id="rId46" Type="http://schemas.openxmlformats.org/officeDocument/2006/relationships/hyperlink" Target="http://abyz.co.uk/rpi/pigpio/index.html" TargetMode="External"/><Relationship Id="rId20" Type="http://schemas.openxmlformats.org/officeDocument/2006/relationships/hyperlink" Target="http://abc-rc.pl/emax-cf2822" TargetMode="Externa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dsad</b:Tag>
    <b:SourceType>Book</b:SourceType>
    <b:Guid>{00740C4E-108C-46B6-BA7A-AAE2DE4D4D7D}</b:Guid>
    <b:Author>
      <b:Author>
        <b:NameList>
          <b:Person>
            <b:Last>dsa</b:Last>
          </b:Person>
        </b:NameList>
      </b:Author>
    </b:Author>
    <b:Title>ds</b:Title>
    <b:Year>d</b:Year>
    <b:City>d</b:City>
    <b:RefOrder>1</b:RefOrder>
  </b:Source>
</b:Sources>
</file>

<file path=customXml/itemProps1.xml><?xml version="1.0" encoding="utf-8"?>
<ds:datastoreItem xmlns:ds="http://schemas.openxmlformats.org/officeDocument/2006/customXml" ds:itemID="{BE7C81E0-FA15-4B6B-B821-4A2CDABF4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33</Pages>
  <Words>4892</Words>
  <Characters>29355</Characters>
  <Application>Microsoft Office Word</Application>
  <DocSecurity>0</DocSecurity>
  <Lines>244</Lines>
  <Paragraphs>68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Toshiba</Company>
  <LinksUpToDate>false</LinksUpToDate>
  <CharactersWithSpaces>34179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Szymczyk</dc:creator>
  <cp:keywords/>
  <dc:description/>
  <cp:lastModifiedBy>Daniel</cp:lastModifiedBy>
  <cp:revision>33</cp:revision>
  <dcterms:created xsi:type="dcterms:W3CDTF">2016-01-03T22:40:00Z</dcterms:created>
  <dcterms:modified xsi:type="dcterms:W3CDTF">2016-01-10T10:49:00Z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